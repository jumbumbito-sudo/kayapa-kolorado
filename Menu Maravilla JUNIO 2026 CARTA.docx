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357" w:rsidRPr="004A6339" w:rsidDel="00B357AD" w:rsidRDefault="006B10E4">
      <w:pPr>
        <w:spacing w:after="0" w:line="240" w:lineRule="auto"/>
        <w:jc w:val="center"/>
        <w:rPr>
          <w:del w:id="0" w:author="La Maravilla" w:date="2025-11-28T23:29:00Z"/>
          <w:color w:val="FF0000"/>
          <w:sz w:val="28"/>
          <w:lang w:val="es-ES"/>
          <w:rPrChange w:id="1" w:author="La Maravilla" w:date="2025-12-01T22:23:00Z">
            <w:rPr>
              <w:del w:id="2" w:author="La Maravilla" w:date="2025-11-28T23:29:00Z"/>
            </w:rPr>
          </w:rPrChange>
        </w:rPr>
        <w:pPrChange w:id="3" w:author="La Maravilla" w:date="2025-12-01T22:48:00Z">
          <w:pPr>
            <w:spacing w:after="0" w:line="240" w:lineRule="auto"/>
          </w:pPr>
        </w:pPrChange>
      </w:pPr>
      <w:bookmarkStart w:id="4" w:name="_GoBack"/>
      <w:bookmarkEnd w:id="4"/>
      <w:del w:id="5" w:author="La Maravilla" w:date="2025-11-28T23:29:00Z">
        <w:r w:rsidRPr="004A6339" w:rsidDel="00B357AD">
          <w:rPr>
            <w:noProof/>
            <w:color w:val="FF0000"/>
            <w:sz w:val="28"/>
            <w:lang w:val="en-US"/>
            <w:rPrChange w:id="6" w:author="La Maravilla" w:date="2025-12-01T22:23:00Z">
              <w:rPr>
                <w:noProof/>
                <w:lang w:val="en-US"/>
              </w:rPr>
            </w:rPrChange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314700" cy="995680"/>
              <wp:effectExtent l="0" t="0" r="0" b="0"/>
              <wp:wrapSquare wrapText="bothSides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6D642C72-23C9-4F96-815B-B34B3273DDF1.jpeg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700" cy="9956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</w:del>
    </w:p>
    <w:p w:rsidR="001C357B" w:rsidRPr="004A6339" w:rsidDel="00B357AD" w:rsidRDefault="001C357B">
      <w:pPr>
        <w:jc w:val="center"/>
        <w:rPr>
          <w:del w:id="7" w:author="La Maravilla" w:date="2025-11-28T23:29:00Z"/>
          <w:color w:val="FF0000"/>
          <w:sz w:val="20"/>
          <w:lang w:val="es-ES"/>
          <w:rPrChange w:id="8" w:author="La Maravilla" w:date="2025-12-01T22:23:00Z">
            <w:rPr>
              <w:del w:id="9" w:author="La Maravilla" w:date="2025-11-28T23:29:00Z"/>
            </w:rPr>
          </w:rPrChange>
        </w:rPr>
        <w:pPrChange w:id="10" w:author="La Maravilla" w:date="2025-12-01T22:48:00Z">
          <w:pPr>
            <w:pStyle w:val="Ttulo1"/>
            <w:spacing w:before="0" w:line="240" w:lineRule="auto"/>
          </w:pPr>
        </w:pPrChange>
      </w:pPr>
    </w:p>
    <w:p w:rsidR="005C4357" w:rsidRDefault="004A6339" w:rsidP="00C43213">
      <w:pPr>
        <w:pStyle w:val="Ttulo2"/>
        <w:spacing w:before="0" w:line="240" w:lineRule="auto"/>
        <w:jc w:val="center"/>
        <w:rPr>
          <w:rFonts w:asciiTheme="minorHAnsi" w:hAnsiTheme="minorHAnsi"/>
          <w:noProof/>
          <w:color w:val="FF0000"/>
          <w:sz w:val="28"/>
          <w:lang w:val="es-ES" w:eastAsia="es-ES"/>
        </w:rPr>
      </w:pPr>
      <w:r w:rsidRPr="004A6339">
        <w:rPr>
          <w:rFonts w:asciiTheme="minorHAnsi" w:hAnsiTheme="minorHAnsi"/>
          <w:noProof/>
          <w:color w:val="FF0000"/>
          <w:sz w:val="28"/>
          <w:lang w:val="es-ES" w:eastAsia="es-ES"/>
        </w:rPr>
        <w:t>POLLO &amp; CLÁSICOS DE LA CASA</w:t>
      </w:r>
    </w:p>
    <w:p w:rsidR="004A6339" w:rsidRDefault="004A6339" w:rsidP="004A6339">
      <w:pPr>
        <w:spacing w:after="0" w:line="240" w:lineRule="auto"/>
      </w:pPr>
      <w:r w:rsidRPr="00C35218">
        <w:rPr>
          <w:b/>
          <w:lang w:val="es-ES"/>
        </w:rPr>
        <w:t>POLLO AL GRILL</w:t>
      </w:r>
      <w:r w:rsidRPr="00C35218">
        <w:rPr>
          <w:b/>
          <w:lang w:val="es-ES"/>
        </w:rPr>
        <w:tab/>
      </w:r>
      <w:r w:rsidRPr="00C35218">
        <w:rPr>
          <w:b/>
          <w:lang w:val="es-ES"/>
          <w:rPrChange w:id="11" w:author="La Maravilla" w:date="2025-11-28T12:15:00Z">
            <w:rPr>
              <w:b/>
            </w:rPr>
          </w:rPrChange>
        </w:rPr>
        <w:tab/>
      </w:r>
      <w:del w:id="12" w:author="La Maravilla" w:date="2025-11-28T12:39:00Z">
        <w:r w:rsidRPr="00C35218" w:rsidDel="00516BD7">
          <w:rPr>
            <w:b/>
            <w:lang w:val="es-ES"/>
            <w:rPrChange w:id="13" w:author="La Maravilla" w:date="2025-11-28T12:15:00Z">
              <w:rPr>
                <w:b/>
              </w:rPr>
            </w:rPrChange>
          </w:rPr>
          <w:tab/>
        </w:r>
      </w:del>
      <w:r w:rsidRPr="00C35218">
        <w:rPr>
          <w:b/>
          <w:lang w:val="es-ES"/>
          <w:rPrChange w:id="1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" w:author="La Maravilla" w:date="2025-11-28T12:15:00Z">
            <w:rPr>
              <w:b/>
            </w:rPr>
          </w:rPrChange>
        </w:rPr>
        <w:tab/>
      </w:r>
      <w:ins w:id="21" w:author="La Maravilla" w:date="2025-11-28T12:38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2" w:author="La Maravilla" w:date="2025-11-28T12:15:00Z">
            <w:rPr>
              <w:b/>
            </w:rPr>
          </w:rPrChange>
        </w:rPr>
        <w:t xml:space="preserve">  </w:t>
      </w:r>
      <w:ins w:id="23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4" w:author="La Maravilla" w:date="2025-11-28T12:15:00Z">
            <w:rPr>
              <w:b/>
            </w:rPr>
          </w:rPrChange>
        </w:rPr>
        <w:t xml:space="preserve">— </w:t>
      </w:r>
      <w:r>
        <w:rPr>
          <w:b/>
          <w:lang w:val="es-ES"/>
        </w:rPr>
        <w:t xml:space="preserve">         </w:t>
      </w:r>
      <w:r w:rsidR="008C7F3E">
        <w:rPr>
          <w:b/>
          <w:lang w:val="es-ES"/>
        </w:rPr>
        <w:t xml:space="preserve">  </w:t>
      </w:r>
      <w:r w:rsidRPr="00C35218">
        <w:rPr>
          <w:b/>
          <w:lang w:val="es-ES"/>
          <w:rPrChange w:id="25" w:author="La Maravilla" w:date="2025-11-28T12:15:00Z">
            <w:rPr>
              <w:b/>
            </w:rPr>
          </w:rPrChange>
        </w:rPr>
        <w:t>$7.00</w:t>
      </w:r>
      <w:r w:rsidRPr="00C35218">
        <w:rPr>
          <w:b/>
          <w:lang w:val="es-ES"/>
          <w:rPrChange w:id="26" w:author="La Maravilla" w:date="2025-11-28T12:15:00Z">
            <w:rPr>
              <w:b/>
            </w:rPr>
          </w:rPrChange>
        </w:rPr>
        <w:br/>
      </w:r>
      <w:r>
        <w:t xml:space="preserve">Jugosa pechuga de pollo </w:t>
      </w:r>
      <w:r>
        <w:rPr>
          <w:rStyle w:val="Textoennegrita"/>
        </w:rPr>
        <w:t>asada en el grill</w:t>
      </w:r>
      <w:r>
        <w:t xml:space="preserve">, marinada y realzada con un </w:t>
      </w:r>
      <w:r w:rsidRPr="0070317F">
        <w:rPr>
          <w:rStyle w:val="Textoennegrita"/>
          <w:b w:val="0"/>
        </w:rPr>
        <w:t>chimichurri amazónico</w:t>
      </w:r>
      <w:r>
        <w:t xml:space="preserve"> lleno </w:t>
      </w:r>
    </w:p>
    <w:p w:rsidR="004A6339" w:rsidRPr="0070317F" w:rsidRDefault="004A6339" w:rsidP="004A6339">
      <w:pPr>
        <w:spacing w:after="0" w:line="240" w:lineRule="auto"/>
      </w:pPr>
      <w:r>
        <w:t>de aromas frescos.</w:t>
      </w:r>
      <w:r>
        <w:rPr>
          <w:lang w:val="es-ES"/>
        </w:rPr>
        <w:t xml:space="preserve"> </w:t>
      </w:r>
      <w:r>
        <w:t xml:space="preserve">Acompañada de </w:t>
      </w:r>
      <w:r w:rsidRPr="0070317F">
        <w:rPr>
          <w:rStyle w:val="Textoennegrita"/>
          <w:b w:val="0"/>
        </w:rPr>
        <w:t>papas fritas</w:t>
      </w:r>
      <w:r w:rsidRPr="0070317F">
        <w:t xml:space="preserve">, </w:t>
      </w:r>
      <w:r w:rsidRPr="0070317F">
        <w:rPr>
          <w:rStyle w:val="Textoennegrita"/>
          <w:b w:val="0"/>
        </w:rPr>
        <w:t>salsas de la casa</w:t>
      </w:r>
      <w:r w:rsidRPr="0070317F">
        <w:t xml:space="preserve"> y una </w:t>
      </w:r>
      <w:r w:rsidRPr="0070317F">
        <w:rPr>
          <w:rStyle w:val="Textoennegrita"/>
          <w:b w:val="0"/>
        </w:rPr>
        <w:t>ensalada fresca</w:t>
      </w:r>
    </w:p>
    <w:p w:rsidR="004A6339" w:rsidRDefault="004A6339" w:rsidP="004A6339">
      <w:pPr>
        <w:spacing w:after="0" w:line="240" w:lineRule="auto"/>
        <w:jc w:val="both"/>
        <w:rPr>
          <w:b/>
          <w:lang w:val="es-ES"/>
        </w:rPr>
      </w:pPr>
    </w:p>
    <w:p w:rsidR="00407B77" w:rsidRDefault="00407B77">
      <w:pPr>
        <w:spacing w:after="0" w:line="240" w:lineRule="auto"/>
        <w:jc w:val="both"/>
        <w:rPr>
          <w:ins w:id="27" w:author="La Maravilla" w:date="2025-11-28T12:39:00Z"/>
          <w:lang w:val="es-ES"/>
        </w:rPr>
        <w:pPrChange w:id="28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MILANESA </w:t>
      </w:r>
      <w:del w:id="29" w:author="La Maravilla" w:date="2025-11-28T12:40:00Z">
        <w:r w:rsidRPr="00C35218" w:rsidDel="00631F9C">
          <w:rPr>
            <w:b/>
            <w:lang w:val="es-ES"/>
          </w:rPr>
          <w:delText xml:space="preserve">DE POLLO </w:delText>
        </w:r>
      </w:del>
      <w:r w:rsidRPr="00C35218">
        <w:rPr>
          <w:b/>
          <w:lang w:val="es-ES"/>
        </w:rPr>
        <w:t xml:space="preserve">DORADA </w:t>
      </w:r>
      <w:del w:id="30" w:author="La Maravilla" w:date="2025-11-28T12:40:00Z">
        <w:r w:rsidRPr="00C35218" w:rsidDel="00631F9C">
          <w:rPr>
            <w:b/>
            <w:lang w:val="es-ES"/>
            <w:rPrChange w:id="31" w:author="La Maravilla" w:date="2025-11-28T12:15:00Z">
              <w:rPr>
                <w:b/>
              </w:rPr>
            </w:rPrChange>
          </w:rPr>
          <w:tab/>
        </w:r>
      </w:del>
      <w:ins w:id="32" w:author="La Maravilla" w:date="2025-11-28T12:40:00Z">
        <w:r w:rsidRPr="002C0366">
          <w:rPr>
            <w:b/>
            <w:lang w:val="es-ES"/>
          </w:rPr>
          <w:t>DE POLLO</w:t>
        </w:r>
      </w:ins>
      <w:r w:rsidRPr="00C35218">
        <w:rPr>
          <w:b/>
          <w:lang w:val="es-ES"/>
          <w:rPrChange w:id="33" w:author="La Maravilla" w:date="2025-11-28T12:15:00Z">
            <w:rPr>
              <w:b/>
            </w:rPr>
          </w:rPrChange>
        </w:rPr>
        <w:tab/>
      </w:r>
      <w:del w:id="34" w:author="La Maravilla" w:date="2025-11-28T12:39:00Z">
        <w:r w:rsidRPr="00C35218" w:rsidDel="00516BD7">
          <w:rPr>
            <w:b/>
            <w:lang w:val="es-ES"/>
            <w:rPrChange w:id="35" w:author="La Maravilla" w:date="2025-11-28T12:15:00Z">
              <w:rPr>
                <w:b/>
              </w:rPr>
            </w:rPrChange>
          </w:rPr>
          <w:tab/>
        </w:r>
      </w:del>
      <w:r w:rsidRPr="00C35218">
        <w:rPr>
          <w:b/>
          <w:lang w:val="es-ES"/>
          <w:rPrChange w:id="3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40" w:author="La Maravilla" w:date="2025-11-28T12:15:00Z">
            <w:rPr>
              <w:b/>
            </w:rPr>
          </w:rPrChange>
        </w:rPr>
        <w:tab/>
        <w:t xml:space="preserve"> </w:t>
      </w:r>
      <w:ins w:id="41" w:author="La Maravilla" w:date="2025-11-28T12:38:00Z">
        <w:r>
          <w:rPr>
            <w:b/>
            <w:lang w:val="es-ES"/>
          </w:rPr>
          <w:tab/>
        </w:r>
      </w:ins>
      <w:ins w:id="42" w:author="La Maravilla" w:date="2025-11-28T12:40:00Z">
        <w:r>
          <w:rPr>
            <w:b/>
            <w:lang w:val="es-ES"/>
          </w:rPr>
          <w:tab/>
        </w:r>
      </w:ins>
      <w:ins w:id="43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44" w:author="La Maravilla" w:date="2025-11-28T12:15:00Z">
            <w:rPr>
              <w:b/>
            </w:rPr>
          </w:rPrChange>
        </w:rPr>
        <w:t xml:space="preserve"> — </w:t>
      </w:r>
      <w:r>
        <w:rPr>
          <w:b/>
          <w:lang w:val="es-ES"/>
        </w:rPr>
        <w:t xml:space="preserve">           </w:t>
      </w:r>
      <w:r w:rsidRPr="00C35218">
        <w:rPr>
          <w:b/>
          <w:lang w:val="es-ES"/>
          <w:rPrChange w:id="45" w:author="La Maravilla" w:date="2025-11-28T12:15:00Z">
            <w:rPr>
              <w:b/>
            </w:rPr>
          </w:rPrChange>
        </w:rPr>
        <w:t>$8.</w:t>
      </w:r>
      <w:del w:id="46" w:author="La Maravilla" w:date="2025-11-28T13:01:00Z">
        <w:r w:rsidRPr="00C35218" w:rsidDel="00BE77EC">
          <w:rPr>
            <w:b/>
            <w:lang w:val="es-ES"/>
            <w:rPrChange w:id="47" w:author="La Maravilla" w:date="2025-11-28T12:15:00Z">
              <w:rPr>
                <w:b/>
              </w:rPr>
            </w:rPrChange>
          </w:rPr>
          <w:delText>00</w:delText>
        </w:r>
      </w:del>
      <w:r>
        <w:rPr>
          <w:b/>
          <w:lang w:val="es-ES"/>
        </w:rPr>
        <w:t>0</w:t>
      </w:r>
      <w:ins w:id="48" w:author="La Maravilla" w:date="2025-11-28T13:01:00Z">
        <w:r>
          <w:rPr>
            <w:b/>
            <w:lang w:val="es-ES"/>
          </w:rPr>
          <w:t>0</w:t>
        </w:r>
      </w:ins>
    </w:p>
    <w:p w:rsidR="00407B77" w:rsidRDefault="00407B77" w:rsidP="00407B77">
      <w:pPr>
        <w:spacing w:after="0" w:line="240" w:lineRule="auto"/>
      </w:pPr>
      <w:r>
        <w:t xml:space="preserve">Filete de pechuga de pollo </w:t>
      </w:r>
      <w:r>
        <w:rPr>
          <w:rStyle w:val="Textoennegrita"/>
        </w:rPr>
        <w:t>apanado al estilo casero</w:t>
      </w:r>
      <w:r>
        <w:t xml:space="preserve">, dorado y crujiente por fuera, suave y </w:t>
      </w:r>
    </w:p>
    <w:p w:rsidR="00407B77" w:rsidRDefault="00407B77" w:rsidP="00407B77">
      <w:pPr>
        <w:spacing w:after="0" w:line="240" w:lineRule="auto"/>
        <w:rPr>
          <w:rStyle w:val="Textoennegrita"/>
          <w:b w:val="0"/>
        </w:rPr>
      </w:pPr>
      <w:r>
        <w:t xml:space="preserve">jugoso por dentro. Se acompaña con </w:t>
      </w:r>
      <w:r>
        <w:rPr>
          <w:rStyle w:val="Textoennegrita"/>
          <w:b w:val="0"/>
          <w:lang w:val="es-ES"/>
        </w:rPr>
        <w:t>puré de papa</w:t>
      </w:r>
      <w:r w:rsidRPr="00D17CE7">
        <w:t xml:space="preserve">, </w:t>
      </w:r>
      <w:r w:rsidRPr="00D17CE7">
        <w:rPr>
          <w:rStyle w:val="Textoennegrita"/>
          <w:b w:val="0"/>
        </w:rPr>
        <w:t>salsas</w:t>
      </w:r>
      <w:r>
        <w:rPr>
          <w:rStyle w:val="Textoennegrita"/>
          <w:b w:val="0"/>
          <w:lang w:val="es-ES"/>
        </w:rPr>
        <w:t xml:space="preserve"> artesanales</w:t>
      </w:r>
      <w:r w:rsidRPr="00D17CE7">
        <w:rPr>
          <w:rStyle w:val="Textoennegrita"/>
          <w:b w:val="0"/>
        </w:rPr>
        <w:t xml:space="preserve"> de la casa</w:t>
      </w:r>
      <w:r w:rsidRPr="00D17CE7">
        <w:t xml:space="preserve"> y </w:t>
      </w:r>
      <w:r w:rsidRPr="00D17CE7">
        <w:rPr>
          <w:rStyle w:val="Textoennegrita"/>
          <w:b w:val="0"/>
        </w:rPr>
        <w:t>ensalada fresca</w:t>
      </w:r>
    </w:p>
    <w:p w:rsidR="00407B77" w:rsidRDefault="00407B77" w:rsidP="00407B77">
      <w:pPr>
        <w:spacing w:after="0" w:line="240" w:lineRule="auto"/>
        <w:jc w:val="both"/>
        <w:rPr>
          <w:b/>
          <w:lang w:val="es-ES"/>
        </w:rPr>
      </w:pPr>
    </w:p>
    <w:p w:rsidR="004A6339" w:rsidRDefault="004A6339">
      <w:pPr>
        <w:spacing w:after="0" w:line="240" w:lineRule="auto"/>
        <w:jc w:val="both"/>
        <w:rPr>
          <w:ins w:id="49" w:author="La Maravilla" w:date="2025-11-28T12:39:00Z"/>
          <w:lang w:val="es-ES"/>
        </w:rPr>
        <w:pPrChange w:id="50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>POLLO CREMOSO DE LA SELVA</w:t>
      </w:r>
      <w:r w:rsidRPr="00C35218">
        <w:rPr>
          <w:b/>
          <w:lang w:val="es-ES"/>
        </w:rPr>
        <w:tab/>
      </w:r>
      <w:r w:rsidRPr="00C35218">
        <w:rPr>
          <w:b/>
          <w:lang w:val="es-ES"/>
          <w:rPrChange w:id="5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7" w:author="La Maravilla" w:date="2025-11-28T12:15:00Z">
            <w:rPr>
              <w:b/>
            </w:rPr>
          </w:rPrChange>
        </w:rPr>
        <w:tab/>
        <w:t xml:space="preserve"> </w:t>
      </w:r>
      <w:ins w:id="58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59" w:author="La Maravilla" w:date="2025-11-28T12:15:00Z">
            <w:rPr>
              <w:b/>
            </w:rPr>
          </w:rPrChange>
        </w:rPr>
        <w:t xml:space="preserve"> — $8.50</w:t>
      </w:r>
      <w:r w:rsidRPr="00C35218">
        <w:rPr>
          <w:b/>
          <w:lang w:val="es-ES"/>
          <w:rPrChange w:id="60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61" w:author="La Maravilla" w:date="2025-11-28T12:15:00Z">
            <w:rPr/>
          </w:rPrChange>
        </w:rPr>
        <w:t>Filete de pechuga de pollo</w:t>
      </w:r>
      <w:ins w:id="62" w:author="La Maravilla" w:date="2025-12-06T15:14:00Z">
        <w:r>
          <w:rPr>
            <w:lang w:val="es-ES"/>
          </w:rPr>
          <w:t xml:space="preserve"> a la parrilla,</w:t>
        </w:r>
      </w:ins>
      <w:r w:rsidRPr="00C35218">
        <w:rPr>
          <w:lang w:val="es-ES"/>
          <w:rPrChange w:id="63" w:author="La Maravilla" w:date="2025-11-28T12:15:00Z">
            <w:rPr/>
          </w:rPrChange>
        </w:rPr>
        <w:t xml:space="preserve"> en salsa de champiñones, papas fritas y ensalada fresca.</w:t>
      </w:r>
    </w:p>
    <w:p w:rsidR="004A6339" w:rsidRPr="00DC29FA" w:rsidRDefault="004A6339" w:rsidP="004A6339">
      <w:pPr>
        <w:spacing w:after="0" w:line="240" w:lineRule="auto"/>
        <w:jc w:val="both"/>
        <w:rPr>
          <w:sz w:val="6"/>
          <w:lang w:val="es-ES"/>
        </w:rPr>
      </w:pPr>
    </w:p>
    <w:p w:rsidR="00407B77" w:rsidRDefault="00407B77" w:rsidP="00407B77">
      <w:pPr>
        <w:spacing w:after="0" w:line="240" w:lineRule="auto"/>
        <w:jc w:val="both"/>
        <w:rPr>
          <w:b/>
          <w:lang w:val="es-ES"/>
        </w:rPr>
      </w:pPr>
    </w:p>
    <w:p w:rsidR="00407B77" w:rsidRDefault="00407B77">
      <w:pPr>
        <w:spacing w:after="0" w:line="240" w:lineRule="auto"/>
        <w:jc w:val="both"/>
        <w:rPr>
          <w:lang w:val="es-ES"/>
        </w:rPr>
        <w:pPrChange w:id="64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PICADITA MACABEA TRADICIONAL </w:t>
      </w:r>
      <w:r w:rsidRPr="00C35218">
        <w:rPr>
          <w:b/>
          <w:lang w:val="es-ES"/>
          <w:rPrChange w:id="6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6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6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6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6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7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71" w:author="La Maravilla" w:date="2025-11-28T12:15:00Z">
            <w:rPr>
              <w:b/>
            </w:rPr>
          </w:rPrChange>
        </w:rPr>
        <w:tab/>
      </w:r>
      <w:ins w:id="72" w:author="La Maravilla" w:date="2025-11-28T12:38:00Z">
        <w:r>
          <w:rPr>
            <w:b/>
            <w:lang w:val="es-ES"/>
          </w:rPr>
          <w:tab/>
        </w:r>
      </w:ins>
      <w:ins w:id="73" w:author="La Maravilla" w:date="2025-12-01T23:21:00Z">
        <w:r>
          <w:rPr>
            <w:b/>
            <w:lang w:val="es-ES"/>
          </w:rPr>
          <w:tab/>
        </w:r>
      </w:ins>
      <w:r>
        <w:rPr>
          <w:b/>
          <w:lang w:val="es-ES"/>
        </w:rPr>
        <w:t xml:space="preserve"> — $8</w:t>
      </w:r>
      <w:r w:rsidRPr="00C35218">
        <w:rPr>
          <w:b/>
          <w:lang w:val="es-ES"/>
          <w:rPrChange w:id="74" w:author="La Maravilla" w:date="2025-11-28T12:15:00Z">
            <w:rPr>
              <w:b/>
            </w:rPr>
          </w:rPrChange>
        </w:rPr>
        <w:t>.</w:t>
      </w:r>
      <w:r>
        <w:rPr>
          <w:b/>
          <w:lang w:val="es-ES"/>
        </w:rPr>
        <w:t>5</w:t>
      </w:r>
      <w:r w:rsidRPr="00C35218">
        <w:rPr>
          <w:b/>
          <w:lang w:val="es-ES"/>
          <w:rPrChange w:id="75" w:author="La Maravilla" w:date="2025-11-28T12:15:00Z">
            <w:rPr>
              <w:b/>
            </w:rPr>
          </w:rPrChange>
        </w:rPr>
        <w:t>0</w:t>
      </w:r>
      <w:r w:rsidRPr="00C35218">
        <w:rPr>
          <w:b/>
          <w:lang w:val="es-ES"/>
          <w:rPrChange w:id="76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77" w:author="La Maravilla" w:date="2025-11-28T12:15:00Z">
            <w:rPr/>
          </w:rPrChange>
        </w:rPr>
        <w:t xml:space="preserve">Carne </w:t>
      </w:r>
      <w:del w:id="78" w:author="La Maravilla" w:date="2025-12-06T15:15:00Z">
        <w:r w:rsidRPr="00C35218" w:rsidDel="00D726E3">
          <w:rPr>
            <w:lang w:val="es-ES"/>
            <w:rPrChange w:id="79" w:author="La Maravilla" w:date="2025-11-28T12:15:00Z">
              <w:rPr/>
            </w:rPrChange>
          </w:rPr>
          <w:delText xml:space="preserve">guisada </w:delText>
        </w:r>
      </w:del>
      <w:ins w:id="80" w:author="La Maravilla" w:date="2025-12-06T15:15:00Z">
        <w:r>
          <w:rPr>
            <w:lang w:val="es-ES"/>
          </w:rPr>
          <w:t>salteada</w:t>
        </w:r>
        <w:r w:rsidRPr="00C35218">
          <w:rPr>
            <w:lang w:val="es-ES"/>
            <w:rPrChange w:id="81" w:author="La Maravilla" w:date="2025-11-28T12:15:00Z">
              <w:rPr/>
            </w:rPrChange>
          </w:rPr>
          <w:t xml:space="preserve"> </w:t>
        </w:r>
      </w:ins>
      <w:r w:rsidRPr="00C35218">
        <w:rPr>
          <w:lang w:val="es-ES"/>
          <w:rPrChange w:id="82" w:author="La Maravilla" w:date="2025-11-28T12:15:00Z">
            <w:rPr/>
          </w:rPrChange>
        </w:rPr>
        <w:t>de res con yuca frita y ensalada</w:t>
      </w:r>
      <w:ins w:id="83" w:author="La Maravilla" w:date="2025-11-28T12:49:00Z">
        <w:r>
          <w:rPr>
            <w:lang w:val="es-ES"/>
          </w:rPr>
          <w:t xml:space="preserve"> fresca</w:t>
        </w:r>
      </w:ins>
      <w:r>
        <w:rPr>
          <w:lang w:val="es-ES"/>
        </w:rPr>
        <w:t xml:space="preserve"> + huevo frito</w:t>
      </w:r>
    </w:p>
    <w:p w:rsidR="00EC7B3A" w:rsidRPr="00C920DD" w:rsidRDefault="00EC7B3A" w:rsidP="004A6339">
      <w:pPr>
        <w:spacing w:after="0" w:line="240" w:lineRule="auto"/>
        <w:jc w:val="both"/>
        <w:rPr>
          <w:sz w:val="16"/>
          <w:lang w:val="es-ES"/>
        </w:rPr>
      </w:pPr>
    </w:p>
    <w:p w:rsidR="00EC7B3A" w:rsidRPr="00DC29FA" w:rsidRDefault="002C1C5B" w:rsidP="00DC29FA">
      <w:pPr>
        <w:pStyle w:val="Ttulo2"/>
        <w:spacing w:before="0" w:line="240" w:lineRule="auto"/>
        <w:jc w:val="center"/>
        <w:rPr>
          <w:rFonts w:asciiTheme="minorHAnsi" w:hAnsiTheme="minorHAnsi"/>
          <w:noProof/>
          <w:color w:val="FF0000"/>
          <w:sz w:val="28"/>
          <w:szCs w:val="28"/>
          <w:u w:val="single"/>
          <w:lang w:val="es-ES" w:eastAsia="es-ES"/>
        </w:rPr>
      </w:pPr>
      <w:r>
        <w:rPr>
          <w:rFonts w:asciiTheme="minorHAnsi" w:hAnsiTheme="minorHAnsi"/>
          <w:noProof/>
          <w:color w:val="FF0000"/>
          <w:sz w:val="28"/>
          <w:szCs w:val="28"/>
          <w:u w:val="single"/>
          <w:lang w:val="es-ES" w:eastAsia="es-ES"/>
        </w:rPr>
        <w:t xml:space="preserve">ESPECIALES DE </w:t>
      </w:r>
      <w:r w:rsidR="00EC7B3A" w:rsidRPr="00DC29FA">
        <w:rPr>
          <w:rFonts w:asciiTheme="minorHAnsi" w:hAnsiTheme="minorHAnsi"/>
          <w:noProof/>
          <w:color w:val="FF0000"/>
          <w:sz w:val="28"/>
          <w:szCs w:val="28"/>
          <w:u w:val="single"/>
          <w:lang w:val="es-ES" w:eastAsia="es-ES"/>
        </w:rPr>
        <w:t xml:space="preserve">RES </w:t>
      </w:r>
      <w:r w:rsidR="00DC29FA">
        <w:rPr>
          <w:rFonts w:asciiTheme="minorHAnsi" w:hAnsiTheme="minorHAnsi"/>
          <w:noProof/>
          <w:color w:val="FF0000"/>
          <w:sz w:val="28"/>
          <w:szCs w:val="28"/>
          <w:u w:val="single"/>
          <w:lang w:val="es-ES" w:eastAsia="es-ES"/>
        </w:rPr>
        <w:t xml:space="preserve">&amp; </w:t>
      </w:r>
      <w:r w:rsidR="004A6339" w:rsidRPr="00DC29FA">
        <w:rPr>
          <w:rFonts w:asciiTheme="minorHAnsi" w:hAnsiTheme="minorHAnsi"/>
          <w:noProof/>
          <w:color w:val="FF0000"/>
          <w:sz w:val="28"/>
          <w:szCs w:val="28"/>
          <w:u w:val="single"/>
          <w:lang w:val="es-ES" w:eastAsia="es-ES"/>
        </w:rPr>
        <w:t>CERDO</w:t>
      </w:r>
    </w:p>
    <w:p w:rsidR="004A6339" w:rsidRDefault="004A6339" w:rsidP="004A6339">
      <w:pPr>
        <w:spacing w:after="0" w:line="240" w:lineRule="auto"/>
        <w:jc w:val="both"/>
        <w:rPr>
          <w:ins w:id="84" w:author="La Maravilla" w:date="2025-12-06T15:05:00Z"/>
        </w:rPr>
      </w:pPr>
      <w:ins w:id="85" w:author="La Maravilla" w:date="2025-12-06T14:57:00Z">
        <w:r w:rsidRPr="00C35218">
          <w:rPr>
            <w:b/>
            <w:lang w:val="es-ES"/>
          </w:rPr>
          <w:t xml:space="preserve">LOMO FINO </w:t>
        </w:r>
        <w:r>
          <w:rPr>
            <w:b/>
            <w:lang w:val="es-ES"/>
          </w:rPr>
          <w:t>STROGANOFF</w:t>
        </w:r>
        <w:r w:rsidRPr="00097F27">
          <w:rPr>
            <w:b/>
            <w:lang w:val="es-ES"/>
          </w:rPr>
          <w:tab/>
        </w:r>
        <w:r w:rsidRPr="00097F27">
          <w:rPr>
            <w:b/>
            <w:lang w:val="es-ES"/>
          </w:rPr>
          <w:tab/>
        </w:r>
        <w:r w:rsidRPr="00097F27">
          <w:rPr>
            <w:b/>
            <w:lang w:val="es-ES"/>
          </w:rPr>
          <w:tab/>
        </w:r>
        <w:r>
          <w:rPr>
            <w:b/>
            <w:lang w:val="es-ES"/>
          </w:rPr>
          <w:tab/>
        </w:r>
        <w:r>
          <w:rPr>
            <w:b/>
            <w:lang w:val="es-ES"/>
          </w:rPr>
          <w:tab/>
        </w:r>
        <w:r>
          <w:rPr>
            <w:b/>
            <w:lang w:val="es-ES"/>
          </w:rPr>
          <w:tab/>
        </w:r>
        <w:r>
          <w:rPr>
            <w:b/>
            <w:lang w:val="es-ES"/>
          </w:rPr>
          <w:tab/>
        </w:r>
        <w:r>
          <w:rPr>
            <w:b/>
            <w:lang w:val="es-ES"/>
          </w:rPr>
          <w:tab/>
        </w:r>
        <w:r>
          <w:rPr>
            <w:b/>
            <w:lang w:val="es-ES"/>
          </w:rPr>
          <w:tab/>
        </w:r>
        <w:r>
          <w:rPr>
            <w:b/>
            <w:lang w:val="es-ES"/>
          </w:rPr>
          <w:tab/>
          <w:t>— $</w:t>
        </w:r>
      </w:ins>
      <w:r w:rsidR="00684E13">
        <w:rPr>
          <w:b/>
          <w:lang w:val="es-ES"/>
        </w:rPr>
        <w:t>8.50</w:t>
      </w:r>
      <w:ins w:id="86" w:author="La Maravilla" w:date="2025-12-06T14:57:00Z">
        <w:r w:rsidRPr="00097F27">
          <w:rPr>
            <w:b/>
            <w:lang w:val="es-ES"/>
          </w:rPr>
          <w:br/>
        </w:r>
      </w:ins>
      <w:ins w:id="87" w:author="La Maravilla" w:date="2025-12-06T15:01:00Z">
        <w:r w:rsidRPr="006B40F5">
          <w:t xml:space="preserve">Trocitos </w:t>
        </w:r>
      </w:ins>
      <w:ins w:id="88" w:author="La Maravilla" w:date="2025-12-06T15:02:00Z">
        <w:r w:rsidRPr="006B40F5">
          <w:t>d</w:t>
        </w:r>
      </w:ins>
      <w:ins w:id="89" w:author="La Maravilla" w:date="2025-12-06T15:01:00Z">
        <w:r w:rsidRPr="006B40F5">
          <w:t>e lomo</w:t>
        </w:r>
      </w:ins>
      <w:ins w:id="90" w:author="La Maravilla" w:date="2025-12-06T15:02:00Z">
        <w:r w:rsidRPr="00ED1EBB">
          <w:t xml:space="preserve"> fino</w:t>
        </w:r>
        <w:r w:rsidRPr="006B40F5">
          <w:t xml:space="preserve"> </w:t>
        </w:r>
      </w:ins>
      <w:ins w:id="91" w:author="La Maravilla" w:date="2025-12-06T15:01:00Z">
        <w:r w:rsidRPr="006B40F5">
          <w:t xml:space="preserve">salteados </w:t>
        </w:r>
      </w:ins>
      <w:ins w:id="92" w:author="La Maravilla" w:date="2025-12-06T15:02:00Z">
        <w:r w:rsidRPr="006B40F5">
          <w:t>y</w:t>
        </w:r>
      </w:ins>
      <w:ins w:id="93" w:author="La Maravilla" w:date="2025-12-06T15:01:00Z">
        <w:r w:rsidRPr="006B40F5">
          <w:t xml:space="preserve"> acompañados de champiñones frescos y cebolla, bañados en </w:t>
        </w:r>
      </w:ins>
    </w:p>
    <w:p w:rsidR="004A6339" w:rsidRDefault="004A6339" w:rsidP="004A6339">
      <w:pPr>
        <w:spacing w:after="0" w:line="240" w:lineRule="auto"/>
        <w:jc w:val="both"/>
      </w:pPr>
      <w:ins w:id="94" w:author="La Maravilla" w:date="2025-12-06T15:05:00Z">
        <w:r>
          <w:rPr>
            <w:lang w:val="es-ES"/>
          </w:rPr>
          <w:t>u</w:t>
        </w:r>
      </w:ins>
      <w:ins w:id="95" w:author="La Maravilla" w:date="2025-12-06T15:01:00Z">
        <w:r w:rsidRPr="006B40F5">
          <w:t>na cremosa salsa a base de vino</w:t>
        </w:r>
      </w:ins>
      <w:r w:rsidR="00DE6303">
        <w:rPr>
          <w:lang w:val="es-ES"/>
        </w:rPr>
        <w:t xml:space="preserve"> tinto</w:t>
      </w:r>
      <w:ins w:id="96" w:author="La Maravilla" w:date="2025-12-06T15:01:00Z">
        <w:r w:rsidRPr="006B40F5">
          <w:t xml:space="preserve">, paprika y crema de leche. Servido con </w:t>
        </w:r>
      </w:ins>
      <w:ins w:id="97" w:author="La Maravilla" w:date="2025-12-06T15:03:00Z">
        <w:r w:rsidRPr="006B40F5">
          <w:t>papas fritas y ensalada</w:t>
        </w:r>
      </w:ins>
    </w:p>
    <w:p w:rsidR="004A6339" w:rsidRDefault="004A6339" w:rsidP="004A6339">
      <w:pPr>
        <w:spacing w:after="0" w:line="240" w:lineRule="auto"/>
        <w:jc w:val="both"/>
      </w:pPr>
    </w:p>
    <w:p w:rsidR="004A6339" w:rsidRPr="00C35218" w:rsidRDefault="004A6339">
      <w:pPr>
        <w:spacing w:after="0" w:line="240" w:lineRule="auto"/>
        <w:jc w:val="both"/>
        <w:rPr>
          <w:lang w:val="es-ES"/>
          <w:rPrChange w:id="98" w:author="La Maravilla" w:date="2025-11-28T12:15:00Z">
            <w:rPr/>
          </w:rPrChange>
        </w:rPr>
        <w:pPrChange w:id="99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CHURRASCO </w:t>
      </w:r>
      <w:r>
        <w:rPr>
          <w:b/>
          <w:lang w:val="es-ES"/>
        </w:rPr>
        <w:t>MARAVILLA</w:t>
      </w:r>
      <w:r w:rsidRPr="00C35218">
        <w:rPr>
          <w:b/>
          <w:lang w:val="es-ES"/>
        </w:rPr>
        <w:tab/>
      </w:r>
      <w:r w:rsidRPr="00C35218">
        <w:rPr>
          <w:b/>
          <w:lang w:val="es-ES"/>
          <w:rPrChange w:id="10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07" w:author="La Maravilla" w:date="2025-11-28T12:15:00Z">
            <w:rPr>
              <w:b/>
            </w:rPr>
          </w:rPrChange>
        </w:rPr>
        <w:tab/>
      </w:r>
      <w:ins w:id="108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109" w:author="La Maravilla" w:date="2025-11-28T12:15:00Z">
            <w:rPr>
              <w:b/>
            </w:rPr>
          </w:rPrChange>
        </w:rPr>
        <w:t>— $10.00</w:t>
      </w:r>
      <w:r w:rsidRPr="00C35218">
        <w:rPr>
          <w:b/>
          <w:lang w:val="es-ES"/>
          <w:rPrChange w:id="110" w:author="La Maravilla" w:date="2025-11-28T12:15:00Z">
            <w:rPr>
              <w:b/>
            </w:rPr>
          </w:rPrChange>
        </w:rPr>
        <w:br/>
      </w:r>
      <w:del w:id="111" w:author="La Maravilla" w:date="2025-12-06T15:13:00Z">
        <w:r w:rsidRPr="00C35218" w:rsidDel="00CA354E">
          <w:rPr>
            <w:lang w:val="es-ES"/>
            <w:rPrChange w:id="112" w:author="La Maravilla" w:date="2025-11-28T12:15:00Z">
              <w:rPr/>
            </w:rPrChange>
          </w:rPr>
          <w:delText>Bistec jugoso</w:delText>
        </w:r>
      </w:del>
      <w:ins w:id="113" w:author="La Maravilla" w:date="2025-12-06T15:13:00Z">
        <w:r>
          <w:rPr>
            <w:lang w:val="es-ES"/>
          </w:rPr>
          <w:t>Jugoso bistec</w:t>
        </w:r>
      </w:ins>
      <w:r w:rsidRPr="00C35218">
        <w:rPr>
          <w:lang w:val="es-ES"/>
          <w:rPrChange w:id="114" w:author="La Maravilla" w:date="2025-11-28T12:15:00Z">
            <w:rPr/>
          </w:rPrChange>
        </w:rPr>
        <w:t xml:space="preserve"> de carne</w:t>
      </w:r>
      <w:r w:rsidR="00DC29FA">
        <w:rPr>
          <w:lang w:val="es-ES"/>
        </w:rPr>
        <w:t xml:space="preserve"> de res</w:t>
      </w:r>
      <w:r w:rsidRPr="00C35218">
        <w:rPr>
          <w:lang w:val="es-ES"/>
          <w:rPrChange w:id="115" w:author="La Maravilla" w:date="2025-11-28T12:15:00Z">
            <w:rPr/>
          </w:rPrChange>
        </w:rPr>
        <w:t xml:space="preserve"> y vegetales con arroz,</w:t>
      </w:r>
      <w:ins w:id="116" w:author="La Maravilla" w:date="2025-12-02T11:55:00Z">
        <w:r>
          <w:rPr>
            <w:lang w:val="es-ES"/>
          </w:rPr>
          <w:t xml:space="preserve"> un par de</w:t>
        </w:r>
      </w:ins>
      <w:r w:rsidRPr="00C35218">
        <w:rPr>
          <w:lang w:val="es-ES"/>
          <w:rPrChange w:id="117" w:author="La Maravilla" w:date="2025-11-28T12:15:00Z">
            <w:rPr/>
          </w:rPrChange>
        </w:rPr>
        <w:t xml:space="preserve"> huevos fritos, papas fritas, maduro frito,</w:t>
      </w:r>
    </w:p>
    <w:p w:rsidR="004A6339" w:rsidRDefault="002A29AE">
      <w:pPr>
        <w:spacing w:after="0" w:line="240" w:lineRule="auto"/>
        <w:jc w:val="both"/>
        <w:rPr>
          <w:ins w:id="118" w:author="La Maravilla" w:date="2025-11-28T12:37:00Z"/>
          <w:lang w:val="es-ES"/>
        </w:rPr>
        <w:pPrChange w:id="119" w:author="La Maravilla" w:date="2025-12-01T22:34:00Z">
          <w:pPr>
            <w:spacing w:after="0" w:line="240" w:lineRule="auto"/>
          </w:pPr>
        </w:pPrChange>
      </w:pPr>
      <w:r>
        <w:rPr>
          <w:lang w:val="es-ES"/>
        </w:rPr>
        <w:t xml:space="preserve"> </w:t>
      </w:r>
      <w:r w:rsidR="004A6339" w:rsidRPr="00C35218">
        <w:rPr>
          <w:lang w:val="es-ES"/>
          <w:rPrChange w:id="120" w:author="La Maravilla" w:date="2025-11-28T12:15:00Z">
            <w:rPr/>
          </w:rPrChange>
        </w:rPr>
        <w:t>y ensalada fresca.</w:t>
      </w:r>
    </w:p>
    <w:p w:rsidR="004A6339" w:rsidRDefault="004A6339" w:rsidP="004A6339">
      <w:pPr>
        <w:spacing w:after="0" w:line="240" w:lineRule="auto"/>
        <w:jc w:val="both"/>
        <w:rPr>
          <w:lang w:val="es-ES"/>
        </w:rPr>
      </w:pPr>
    </w:p>
    <w:p w:rsidR="004A6339" w:rsidRDefault="004A6339">
      <w:pPr>
        <w:spacing w:after="0" w:line="240" w:lineRule="auto"/>
        <w:jc w:val="both"/>
        <w:rPr>
          <w:ins w:id="121" w:author="La Maravilla" w:date="2025-12-06T15:10:00Z"/>
          <w:lang w:val="es-ES"/>
        </w:rPr>
        <w:pPrChange w:id="122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>COSTILLAS MARAVILLOSAS</w:t>
      </w:r>
      <w:r w:rsidRPr="00C35218">
        <w:rPr>
          <w:b/>
          <w:lang w:val="es-ES"/>
          <w:rPrChange w:id="12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2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2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2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2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2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2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30" w:author="La Maravilla" w:date="2025-11-28T12:15:00Z">
            <w:rPr>
              <w:b/>
            </w:rPr>
          </w:rPrChange>
        </w:rPr>
        <w:tab/>
      </w:r>
      <w:ins w:id="131" w:author="La Maravilla" w:date="2025-11-28T12:34:00Z">
        <w:r>
          <w:rPr>
            <w:b/>
            <w:lang w:val="es-ES"/>
          </w:rPr>
          <w:tab/>
        </w:r>
      </w:ins>
      <w:ins w:id="132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133" w:author="La Maravilla" w:date="2025-11-28T12:15:00Z">
            <w:rPr>
              <w:b/>
            </w:rPr>
          </w:rPrChange>
        </w:rPr>
        <w:t>— $1</w:t>
      </w:r>
      <w:r>
        <w:rPr>
          <w:b/>
          <w:lang w:val="es-ES"/>
        </w:rPr>
        <w:t>1.75</w:t>
      </w:r>
      <w:r w:rsidRPr="00C35218">
        <w:rPr>
          <w:b/>
          <w:lang w:val="es-ES"/>
          <w:rPrChange w:id="134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135" w:author="La Maravilla" w:date="2025-11-28T12:15:00Z">
            <w:rPr/>
          </w:rPrChange>
        </w:rPr>
        <w:t>Costillas</w:t>
      </w:r>
      <w:ins w:id="136" w:author="La Maravilla" w:date="2025-12-06T15:07:00Z">
        <w:r>
          <w:rPr>
            <w:lang w:val="es-ES"/>
          </w:rPr>
          <w:t xml:space="preserve"> Premium</w:t>
        </w:r>
      </w:ins>
      <w:del w:id="137" w:author="La Maravilla" w:date="2025-12-06T15:07:00Z">
        <w:r w:rsidRPr="00C35218" w:rsidDel="00911FAE">
          <w:rPr>
            <w:lang w:val="es-ES"/>
            <w:rPrChange w:id="138" w:author="La Maravilla" w:date="2025-11-28T12:15:00Z">
              <w:rPr/>
            </w:rPrChange>
          </w:rPr>
          <w:delText xml:space="preserve"> </w:delText>
        </w:r>
      </w:del>
      <w:ins w:id="139" w:author="La Maravilla" w:date="2025-12-06T15:07:00Z">
        <w:r>
          <w:rPr>
            <w:lang w:val="es-ES"/>
          </w:rPr>
          <w:t xml:space="preserve"> </w:t>
        </w:r>
      </w:ins>
      <w:r w:rsidRPr="00C35218">
        <w:rPr>
          <w:lang w:val="es-ES"/>
          <w:rPrChange w:id="140" w:author="La Maravilla" w:date="2025-11-28T12:15:00Z">
            <w:rPr/>
          </w:rPrChange>
        </w:rPr>
        <w:t xml:space="preserve">de cerdo </w:t>
      </w:r>
      <w:ins w:id="141" w:author="La Maravilla" w:date="2025-12-06T15:08:00Z">
        <w:r>
          <w:rPr>
            <w:lang w:val="es-ES"/>
          </w:rPr>
          <w:t xml:space="preserve">tiernas y jugosas </w:t>
        </w:r>
      </w:ins>
      <w:r w:rsidRPr="00C35218">
        <w:rPr>
          <w:lang w:val="es-ES"/>
          <w:rPrChange w:id="142" w:author="La Maravilla" w:date="2025-11-28T12:15:00Z">
            <w:rPr/>
          </w:rPrChange>
        </w:rPr>
        <w:t xml:space="preserve">en </w:t>
      </w:r>
      <w:del w:id="143" w:author="La Maravilla" w:date="2025-11-28T12:18:00Z">
        <w:r w:rsidRPr="00C35218" w:rsidDel="001C357B">
          <w:rPr>
            <w:lang w:val="es-ES"/>
            <w:rPrChange w:id="144" w:author="La Maravilla" w:date="2025-11-28T12:15:00Z">
              <w:rPr/>
            </w:rPrChange>
          </w:rPr>
          <w:delText>corte Americano</w:delText>
        </w:r>
        <w:r w:rsidRPr="00C35218" w:rsidDel="001C357B">
          <w:rPr>
            <w:b/>
            <w:lang w:val="es-ES"/>
            <w:rPrChange w:id="145" w:author="La Maravilla" w:date="2025-11-28T12:15:00Z">
              <w:rPr>
                <w:b/>
              </w:rPr>
            </w:rPrChange>
          </w:rPr>
          <w:delText xml:space="preserve">, preparadas en el horno </w:delText>
        </w:r>
        <w:r w:rsidRPr="00C35218" w:rsidDel="001C357B">
          <w:rPr>
            <w:lang w:val="es-ES"/>
            <w:rPrChange w:id="146" w:author="La Maravilla" w:date="2025-11-28T12:15:00Z">
              <w:rPr/>
            </w:rPrChange>
          </w:rPr>
          <w:delText xml:space="preserve"> y bañadas</w:delText>
        </w:r>
      </w:del>
      <w:r w:rsidRPr="00C35218">
        <w:rPr>
          <w:lang w:val="es-ES"/>
        </w:rPr>
        <w:t>corte Americano</w:t>
      </w:r>
      <w:r>
        <w:rPr>
          <w:b/>
          <w:lang w:val="es-ES"/>
        </w:rPr>
        <w:t xml:space="preserve">, </w:t>
      </w:r>
      <w:r w:rsidR="002A29AE">
        <w:rPr>
          <w:lang w:val="es-ES"/>
        </w:rPr>
        <w:t>preparadas</w:t>
      </w:r>
      <w:r w:rsidRPr="002114B0">
        <w:rPr>
          <w:lang w:val="es-ES"/>
        </w:rPr>
        <w:t xml:space="preserve"> en el horno</w:t>
      </w:r>
      <w:r w:rsidR="002A29AE">
        <w:rPr>
          <w:lang w:val="es-ES"/>
        </w:rPr>
        <w:t xml:space="preserve"> y bañadas</w:t>
      </w:r>
    </w:p>
    <w:p w:rsidR="004A6339" w:rsidRDefault="004A6339">
      <w:pPr>
        <w:spacing w:after="0" w:line="240" w:lineRule="auto"/>
        <w:jc w:val="both"/>
        <w:rPr>
          <w:ins w:id="147" w:author="La Maravilla" w:date="2025-12-06T15:10:00Z"/>
          <w:lang w:val="es-ES"/>
        </w:rPr>
        <w:pPrChange w:id="148" w:author="La Maravilla" w:date="2025-12-01T22:34:00Z">
          <w:pPr>
            <w:spacing w:after="0" w:line="240" w:lineRule="auto"/>
          </w:pPr>
        </w:pPrChange>
      </w:pPr>
      <w:r w:rsidRPr="00C35218">
        <w:rPr>
          <w:lang w:val="es-ES"/>
          <w:rPrChange w:id="149" w:author="La Maravilla" w:date="2025-11-28T12:15:00Z">
            <w:rPr/>
          </w:rPrChange>
        </w:rPr>
        <w:t xml:space="preserve">en </w:t>
      </w:r>
      <w:ins w:id="150" w:author="La Maravilla" w:date="2025-11-28T12:29:00Z">
        <w:r>
          <w:rPr>
            <w:lang w:val="es-ES"/>
          </w:rPr>
          <w:t xml:space="preserve">la </w:t>
        </w:r>
      </w:ins>
      <w:r w:rsidRPr="00C35218">
        <w:rPr>
          <w:lang w:val="es-ES"/>
          <w:rPrChange w:id="151" w:author="La Maravilla" w:date="2025-11-28T12:15:00Z">
            <w:rPr/>
          </w:rPrChange>
        </w:rPr>
        <w:t xml:space="preserve">salsa </w:t>
      </w:r>
      <w:ins w:id="152" w:author="La Maravilla" w:date="2025-11-28T12:19:00Z">
        <w:r>
          <w:rPr>
            <w:lang w:val="es-ES"/>
          </w:rPr>
          <w:t>de</w:t>
        </w:r>
      </w:ins>
      <w:del w:id="153" w:author="La Maravilla" w:date="2025-11-28T12:19:00Z">
        <w:r w:rsidRPr="00C35218" w:rsidDel="001C357B">
          <w:rPr>
            <w:lang w:val="es-ES"/>
            <w:rPrChange w:id="154" w:author="La Maravilla" w:date="2025-11-28T12:15:00Z">
              <w:rPr/>
            </w:rPrChange>
          </w:rPr>
          <w:delText>a</w:delText>
        </w:r>
      </w:del>
      <w:r w:rsidRPr="00C35218">
        <w:rPr>
          <w:lang w:val="es-ES"/>
          <w:rPrChange w:id="155" w:author="La Maravilla" w:date="2025-11-28T12:15:00Z">
            <w:rPr/>
          </w:rPrChange>
        </w:rPr>
        <w:t xml:space="preserve"> su</w:t>
      </w:r>
      <w:ins w:id="156" w:author="La Maravilla" w:date="2025-12-01T22:25:00Z">
        <w:r>
          <w:rPr>
            <w:lang w:val="es-ES"/>
          </w:rPr>
          <w:t xml:space="preserve"> elección</w:t>
        </w:r>
      </w:ins>
      <w:r w:rsidRPr="00C35218">
        <w:rPr>
          <w:lang w:val="es-ES"/>
          <w:rPrChange w:id="157" w:author="La Maravilla" w:date="2025-11-28T12:15:00Z">
            <w:rPr/>
          </w:rPrChange>
        </w:rPr>
        <w:t xml:space="preserve"> </w:t>
      </w:r>
      <w:ins w:id="158" w:author="La Maravilla" w:date="2025-12-01T22:24:00Z">
        <w:r w:rsidRPr="002C0366">
          <w:rPr>
            <w:i/>
            <w:lang w:val="es-ES"/>
          </w:rPr>
          <w:t>(</w:t>
        </w:r>
        <w:r>
          <w:rPr>
            <w:i/>
            <w:lang w:val="es-ES"/>
          </w:rPr>
          <w:t xml:space="preserve">escoja entre </w:t>
        </w:r>
        <w:r w:rsidRPr="002C0366">
          <w:rPr>
            <w:i/>
            <w:lang w:val="es-ES"/>
          </w:rPr>
          <w:t>bbq</w:t>
        </w:r>
      </w:ins>
      <w:r w:rsidR="002A29AE">
        <w:rPr>
          <w:i/>
          <w:lang w:val="es-ES"/>
        </w:rPr>
        <w:t>,</w:t>
      </w:r>
      <w:ins w:id="159" w:author="La Maravilla" w:date="2025-12-01T22:24:00Z">
        <w:r w:rsidRPr="002C0366">
          <w:rPr>
            <w:i/>
            <w:lang w:val="es-ES"/>
          </w:rPr>
          <w:t xml:space="preserve"> maracuyá, </w:t>
        </w:r>
      </w:ins>
      <w:ins w:id="160" w:author="La Maravilla" w:date="2025-12-01T22:30:00Z">
        <w:r w:rsidRPr="002C0366">
          <w:rPr>
            <w:i/>
            <w:lang w:val="es-ES"/>
          </w:rPr>
          <w:t>búfalo</w:t>
        </w:r>
      </w:ins>
      <w:ins w:id="161" w:author="La Maravilla" w:date="2025-12-01T22:24:00Z">
        <w:r w:rsidRPr="002C0366">
          <w:rPr>
            <w:i/>
            <w:lang w:val="es-ES"/>
          </w:rPr>
          <w:t>, americana</w:t>
        </w:r>
        <w:r>
          <w:rPr>
            <w:i/>
            <w:lang w:val="es-ES"/>
          </w:rPr>
          <w:t xml:space="preserve">, </w:t>
        </w:r>
        <w:r w:rsidRPr="002C0366">
          <w:rPr>
            <w:i/>
            <w:lang w:val="es-ES"/>
          </w:rPr>
          <w:t>miel-mostaza</w:t>
        </w:r>
        <w:r>
          <w:rPr>
            <w:i/>
            <w:lang w:val="es-ES"/>
          </w:rPr>
          <w:t xml:space="preserve"> o</w:t>
        </w:r>
        <w:r w:rsidRPr="009946CC">
          <w:rPr>
            <w:i/>
            <w:lang w:val="es-ES"/>
          </w:rPr>
          <w:t xml:space="preserve"> </w:t>
        </w:r>
        <w:r w:rsidRPr="002C0366">
          <w:rPr>
            <w:i/>
            <w:lang w:val="es-ES"/>
          </w:rPr>
          <w:t>bbq picante)</w:t>
        </w:r>
        <w:r>
          <w:rPr>
            <w:lang w:val="es-ES"/>
          </w:rPr>
          <w:t xml:space="preserve"> </w:t>
        </w:r>
      </w:ins>
    </w:p>
    <w:p w:rsidR="004A6339" w:rsidRPr="00667A3C" w:rsidRDefault="004A6339">
      <w:pPr>
        <w:spacing w:after="0" w:line="240" w:lineRule="auto"/>
        <w:jc w:val="both"/>
        <w:rPr>
          <w:ins w:id="162" w:author="La Maravilla" w:date="2025-12-01T22:24:00Z"/>
          <w:i/>
          <w:lang w:val="es-ES"/>
          <w:rPrChange w:id="163" w:author="La Maravilla" w:date="2025-12-01T22:33:00Z">
            <w:rPr>
              <w:ins w:id="164" w:author="La Maravilla" w:date="2025-12-01T22:24:00Z"/>
              <w:lang w:val="es-ES"/>
            </w:rPr>
          </w:rPrChange>
        </w:rPr>
        <w:pPrChange w:id="165" w:author="La Maravilla" w:date="2025-12-01T22:34:00Z">
          <w:pPr>
            <w:spacing w:after="0" w:line="240" w:lineRule="auto"/>
          </w:pPr>
        </w:pPrChange>
      </w:pPr>
      <w:ins w:id="166" w:author="La Maravilla" w:date="2025-12-06T15:11:00Z">
        <w:r>
          <w:rPr>
            <w:lang w:val="es-ES"/>
          </w:rPr>
          <w:t xml:space="preserve">se sirven </w:t>
        </w:r>
      </w:ins>
      <w:ins w:id="167" w:author="La Maravilla" w:date="2025-12-01T22:24:00Z">
        <w:r>
          <w:rPr>
            <w:lang w:val="es-ES"/>
          </w:rPr>
          <w:t>c</w:t>
        </w:r>
        <w:r w:rsidRPr="002C0366">
          <w:rPr>
            <w:lang w:val="es-ES"/>
          </w:rPr>
          <w:t xml:space="preserve">on </w:t>
        </w:r>
      </w:ins>
      <w:r w:rsidR="000A1364">
        <w:t xml:space="preserve">con </w:t>
      </w:r>
      <w:r w:rsidR="000A1364">
        <w:rPr>
          <w:rStyle w:val="Textoennegrita"/>
          <w:b w:val="0"/>
          <w:lang w:val="es-ES"/>
        </w:rPr>
        <w:t>puré de papa</w:t>
      </w:r>
      <w:r w:rsidR="000A1364" w:rsidRPr="002C0366">
        <w:rPr>
          <w:lang w:val="es-ES"/>
        </w:rPr>
        <w:t xml:space="preserve"> </w:t>
      </w:r>
      <w:ins w:id="168" w:author="La Maravilla" w:date="2025-12-01T22:24:00Z">
        <w:r w:rsidRPr="002C0366">
          <w:rPr>
            <w:lang w:val="es-ES"/>
          </w:rPr>
          <w:t>y ensalada fresca.</w:t>
        </w:r>
      </w:ins>
    </w:p>
    <w:p w:rsidR="004A6339" w:rsidRPr="00097F27" w:rsidRDefault="004A6339" w:rsidP="004A6339">
      <w:pPr>
        <w:spacing w:after="0" w:line="240" w:lineRule="auto"/>
        <w:jc w:val="both"/>
        <w:rPr>
          <w:ins w:id="169" w:author="La Maravilla" w:date="2025-12-06T14:57:00Z"/>
          <w:lang w:val="es-ES"/>
        </w:rPr>
      </w:pPr>
    </w:p>
    <w:p w:rsidR="004A6339" w:rsidRDefault="004A6339">
      <w:pPr>
        <w:spacing w:after="0" w:line="240" w:lineRule="auto"/>
        <w:jc w:val="both"/>
        <w:rPr>
          <w:ins w:id="170" w:author="La Maravilla" w:date="2025-12-06T14:50:00Z"/>
          <w:lang w:val="es-ES"/>
        </w:rPr>
        <w:pPrChange w:id="171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LOMO FINO TRADICIÓN DE LA CASA </w:t>
      </w:r>
      <w:r w:rsidRPr="00C35218">
        <w:rPr>
          <w:b/>
          <w:lang w:val="es-ES"/>
          <w:rPrChange w:id="17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7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74" w:author="La Maravilla" w:date="2025-11-28T12:15:00Z">
            <w:rPr>
              <w:b/>
            </w:rPr>
          </w:rPrChange>
        </w:rPr>
        <w:tab/>
      </w:r>
      <w:del w:id="175" w:author="La Maravilla" w:date="2025-11-28T12:36:00Z">
        <w:r w:rsidRPr="00C35218" w:rsidDel="000C4BD6">
          <w:rPr>
            <w:b/>
            <w:lang w:val="es-ES"/>
            <w:rPrChange w:id="176" w:author="La Maravilla" w:date="2025-11-28T12:15:00Z">
              <w:rPr>
                <w:b/>
              </w:rPr>
            </w:rPrChange>
          </w:rPr>
          <w:tab/>
        </w:r>
      </w:del>
      <w:r w:rsidRPr="00C35218">
        <w:rPr>
          <w:b/>
          <w:lang w:val="es-ES"/>
          <w:rPrChange w:id="17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7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79" w:author="La Maravilla" w:date="2025-11-28T12:15:00Z">
            <w:rPr>
              <w:b/>
            </w:rPr>
          </w:rPrChange>
        </w:rPr>
        <w:tab/>
      </w:r>
      <w:ins w:id="180" w:author="La Maravilla" w:date="2025-11-28T12:34:00Z">
        <w:r>
          <w:rPr>
            <w:b/>
            <w:lang w:val="es-ES"/>
          </w:rPr>
          <w:tab/>
        </w:r>
      </w:ins>
      <w:ins w:id="181" w:author="La Maravilla" w:date="2025-12-01T23:21:00Z">
        <w:r>
          <w:rPr>
            <w:b/>
            <w:lang w:val="es-ES"/>
          </w:rPr>
          <w:tab/>
        </w:r>
      </w:ins>
      <w:r>
        <w:rPr>
          <w:b/>
          <w:lang w:val="es-ES"/>
        </w:rPr>
        <w:t>— $1</w:t>
      </w:r>
      <w:r w:rsidR="00684E13">
        <w:rPr>
          <w:b/>
          <w:lang w:val="es-ES"/>
        </w:rPr>
        <w:t>5.00</w:t>
      </w:r>
      <w:r w:rsidRPr="00C35218">
        <w:rPr>
          <w:b/>
          <w:lang w:val="es-ES"/>
          <w:rPrChange w:id="182" w:author="La Maravilla" w:date="2025-11-28T12:15:00Z">
            <w:rPr>
              <w:b/>
            </w:rPr>
          </w:rPrChange>
        </w:rPr>
        <w:br/>
      </w:r>
      <w:ins w:id="183" w:author="La Maravilla" w:date="2025-12-01T23:18:00Z">
        <w:r>
          <w:rPr>
            <w:lang w:val="es-ES"/>
          </w:rPr>
          <w:t>Corte</w:t>
        </w:r>
        <w:r w:rsidRPr="009D2FB0">
          <w:rPr>
            <w:lang w:val="es-ES"/>
          </w:rPr>
          <w:t xml:space="preserve"> </w:t>
        </w:r>
      </w:ins>
      <w:ins w:id="184" w:author="La Maravilla" w:date="2025-12-01T23:20:00Z">
        <w:r w:rsidRPr="009D2FB0">
          <w:rPr>
            <w:lang w:val="es-ES"/>
          </w:rPr>
          <w:t>Premium</w:t>
        </w:r>
        <w:r>
          <w:rPr>
            <w:lang w:val="es-ES"/>
          </w:rPr>
          <w:t xml:space="preserve"> </w:t>
        </w:r>
      </w:ins>
      <w:ins w:id="185" w:author="La Maravilla" w:date="2025-12-01T23:18:00Z">
        <w:r w:rsidRPr="009D2FB0">
          <w:rPr>
            <w:lang w:val="es-ES"/>
          </w:rPr>
          <w:t xml:space="preserve">de </w:t>
        </w:r>
        <w:r>
          <w:rPr>
            <w:lang w:val="es-ES"/>
          </w:rPr>
          <w:t>Lomo Fino de</w:t>
        </w:r>
        <w:r w:rsidRPr="009D2FB0">
          <w:rPr>
            <w:lang w:val="es-ES"/>
          </w:rPr>
          <w:t xml:space="preserve"> res al grill</w:t>
        </w:r>
        <w:r w:rsidRPr="00C35218" w:rsidDel="0063098D">
          <w:rPr>
            <w:lang w:val="es-ES"/>
          </w:rPr>
          <w:t xml:space="preserve"> </w:t>
        </w:r>
      </w:ins>
      <w:del w:id="186" w:author="La Maravilla" w:date="2025-12-01T23:18:00Z">
        <w:r w:rsidRPr="00C35218" w:rsidDel="0063098D">
          <w:rPr>
            <w:lang w:val="es-ES"/>
            <w:rPrChange w:id="187" w:author="La Maravilla" w:date="2025-11-28T12:15:00Z">
              <w:rPr/>
            </w:rPrChange>
          </w:rPr>
          <w:delText xml:space="preserve">Corte de res </w:delText>
        </w:r>
      </w:del>
      <w:r w:rsidRPr="00C35218">
        <w:rPr>
          <w:lang w:val="es-ES"/>
          <w:rPrChange w:id="188" w:author="La Maravilla" w:date="2025-11-28T12:15:00Z">
            <w:rPr/>
          </w:rPrChange>
        </w:rPr>
        <w:t>con chimichurri</w:t>
      </w:r>
      <w:del w:id="189" w:author="La Maravilla" w:date="2025-12-01T23:19:00Z">
        <w:r w:rsidRPr="00C35218" w:rsidDel="0063098D">
          <w:rPr>
            <w:lang w:val="es-ES"/>
            <w:rPrChange w:id="190" w:author="La Maravilla" w:date="2025-11-28T12:15:00Z">
              <w:rPr/>
            </w:rPrChange>
          </w:rPr>
          <w:delText xml:space="preserve"> amazónico</w:delText>
        </w:r>
      </w:del>
      <w:r w:rsidRPr="00C35218">
        <w:rPr>
          <w:lang w:val="es-ES"/>
          <w:rPrChange w:id="191" w:author="La Maravilla" w:date="2025-11-28T12:15:00Z">
            <w:rPr/>
          </w:rPrChange>
        </w:rPr>
        <w:t>, papas fritas, salsas y ensalada fresca.</w:t>
      </w:r>
    </w:p>
    <w:p w:rsidR="004A6339" w:rsidRPr="00C920DD" w:rsidRDefault="004A6339" w:rsidP="004A6339">
      <w:pPr>
        <w:spacing w:after="0" w:line="240" w:lineRule="auto"/>
        <w:jc w:val="both"/>
        <w:rPr>
          <w:b/>
          <w:sz w:val="14"/>
          <w:lang w:val="es-ES"/>
        </w:rPr>
      </w:pPr>
    </w:p>
    <w:p w:rsidR="004A6339" w:rsidRDefault="004A6339" w:rsidP="004A6339">
      <w:pPr>
        <w:pStyle w:val="Ttulo2"/>
        <w:spacing w:before="0" w:line="240" w:lineRule="auto"/>
        <w:jc w:val="center"/>
        <w:rPr>
          <w:noProof/>
          <w:color w:val="FF0000"/>
          <w:sz w:val="32"/>
          <w:lang w:val="es-ES" w:eastAsia="es-ES"/>
        </w:rPr>
      </w:pPr>
      <w:r w:rsidRPr="004A6339">
        <w:rPr>
          <w:rFonts w:ascii="Segoe UI Symbol" w:hAnsi="Segoe UI Symbol" w:cs="Segoe UI Symbol"/>
          <w:color w:val="548DD4" w:themeColor="text2" w:themeTint="99"/>
        </w:rPr>
        <w:t>🌊</w:t>
      </w:r>
      <w:r w:rsidRPr="004A6339">
        <w:rPr>
          <w:noProof/>
          <w:color w:val="FF0000"/>
          <w:sz w:val="32"/>
          <w:lang w:val="es-ES" w:eastAsia="es-ES"/>
        </w:rPr>
        <w:t xml:space="preserve"> </w:t>
      </w:r>
      <w:r w:rsidRPr="00DC29FA">
        <w:rPr>
          <w:rFonts w:asciiTheme="minorHAnsi" w:hAnsiTheme="minorHAnsi"/>
          <w:noProof/>
          <w:color w:val="FF0000"/>
          <w:sz w:val="28"/>
          <w:szCs w:val="28"/>
          <w:u w:val="single"/>
          <w:lang w:val="es-ES" w:eastAsia="es-ES"/>
        </w:rPr>
        <w:t>CLÁSICOS DEL MAR</w:t>
      </w:r>
      <w:r w:rsidR="00DC29FA" w:rsidRPr="00DC29FA">
        <w:rPr>
          <w:rFonts w:ascii="Segoe UI Symbol" w:hAnsi="Segoe UI Symbol" w:cs="Segoe UI Symbol"/>
          <w:color w:val="548DD4" w:themeColor="text2" w:themeTint="99"/>
        </w:rPr>
        <w:t xml:space="preserve"> </w:t>
      </w:r>
      <w:r w:rsidR="00DC29FA" w:rsidRPr="004A6339">
        <w:rPr>
          <w:rFonts w:ascii="Segoe UI Symbol" w:hAnsi="Segoe UI Symbol" w:cs="Segoe UI Symbol"/>
          <w:color w:val="548DD4" w:themeColor="text2" w:themeTint="99"/>
        </w:rPr>
        <w:t>🌊</w:t>
      </w:r>
    </w:p>
    <w:p w:rsidR="001C357B" w:rsidRPr="00DC29FA" w:rsidDel="00645E5C" w:rsidRDefault="001C357B">
      <w:pPr>
        <w:jc w:val="both"/>
        <w:rPr>
          <w:del w:id="192" w:author="La Maravilla" w:date="2025-12-01T22:23:00Z"/>
          <w:sz w:val="8"/>
          <w:lang w:val="es-ES"/>
          <w:rPrChange w:id="193" w:author="La Maravilla" w:date="2025-11-28T12:16:00Z">
            <w:rPr>
              <w:del w:id="194" w:author="La Maravilla" w:date="2025-12-01T22:23:00Z"/>
              <w:color w:val="FF0000"/>
            </w:rPr>
          </w:rPrChange>
        </w:rPr>
        <w:pPrChange w:id="195" w:author="La Maravilla" w:date="2025-12-01T22:34:00Z">
          <w:pPr>
            <w:pStyle w:val="Ttulo2"/>
            <w:spacing w:before="0" w:line="240" w:lineRule="auto"/>
            <w:jc w:val="center"/>
          </w:pPr>
        </w:pPrChange>
      </w:pPr>
    </w:p>
    <w:p w:rsidR="008E510A" w:rsidRDefault="008E510A">
      <w:pPr>
        <w:spacing w:after="0" w:line="240" w:lineRule="auto"/>
        <w:jc w:val="both"/>
        <w:pPrChange w:id="196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>CAMARONES AL AJILLO</w:t>
      </w:r>
      <w:r w:rsidRPr="00C35218">
        <w:rPr>
          <w:b/>
          <w:lang w:val="es-ES"/>
          <w:rPrChange w:id="19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9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19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05" w:author="La Maravilla" w:date="2025-11-28T12:15:00Z">
            <w:rPr>
              <w:b/>
            </w:rPr>
          </w:rPrChange>
        </w:rPr>
        <w:tab/>
      </w:r>
      <w:ins w:id="206" w:author="La Maravilla" w:date="2025-12-02T11:50:00Z">
        <w:r>
          <w:rPr>
            <w:b/>
            <w:lang w:val="es-ES"/>
          </w:rPr>
          <w:tab/>
        </w:r>
      </w:ins>
      <w:del w:id="207" w:author="La Maravilla" w:date="2025-11-28T13:16:00Z">
        <w:r w:rsidRPr="00C35218" w:rsidDel="00D341E6">
          <w:rPr>
            <w:b/>
            <w:lang w:val="es-ES"/>
            <w:rPrChange w:id="208" w:author="La Maravilla" w:date="2025-11-28T12:15:00Z">
              <w:rPr>
                <w:b/>
              </w:rPr>
            </w:rPrChange>
          </w:rPr>
          <w:delText xml:space="preserve"> </w:delText>
        </w:r>
      </w:del>
      <w:r w:rsidRPr="00C35218">
        <w:rPr>
          <w:b/>
          <w:lang w:val="es-ES"/>
          <w:rPrChange w:id="209" w:author="La Maravilla" w:date="2025-11-28T12:15:00Z">
            <w:rPr>
              <w:b/>
            </w:rPr>
          </w:rPrChange>
        </w:rPr>
        <w:t>— $8.50</w:t>
      </w:r>
      <w:r w:rsidRPr="00C35218">
        <w:rPr>
          <w:b/>
          <w:lang w:val="es-ES"/>
          <w:rPrChange w:id="210" w:author="La Maravilla" w:date="2025-11-28T12:15:00Z">
            <w:rPr>
              <w:b/>
            </w:rPr>
          </w:rPrChange>
        </w:rPr>
        <w:br/>
      </w:r>
      <w:r w:rsidRPr="00ED1EBB">
        <w:t xml:space="preserve">Camarones frescos salteados en mantequilla </w:t>
      </w:r>
      <w:r w:rsidRPr="002A29AE">
        <w:rPr>
          <w:b/>
        </w:rPr>
        <w:t>con ajo</w:t>
      </w:r>
      <w:r w:rsidRPr="00ED1EBB">
        <w:t xml:space="preserve"> dorado, y un toque de limón, creando un </w:t>
      </w:r>
    </w:p>
    <w:p w:rsidR="008E510A" w:rsidRDefault="008E510A" w:rsidP="008E510A">
      <w:pPr>
        <w:spacing w:after="0" w:line="240" w:lineRule="auto"/>
        <w:jc w:val="both"/>
      </w:pPr>
      <w:r w:rsidRPr="00ED1EBB">
        <w:t xml:space="preserve">sabor intenso y aromático. Servidos </w:t>
      </w:r>
      <w:ins w:id="211" w:author="La Maravilla" w:date="2025-12-01T22:16:00Z">
        <w:r w:rsidRPr="009D2FB0">
          <w:rPr>
            <w:lang w:val="es-ES"/>
          </w:rPr>
          <w:t>con</w:t>
        </w:r>
        <w:r>
          <w:rPr>
            <w:lang w:val="es-ES"/>
          </w:rPr>
          <w:t xml:space="preserve"> </w:t>
        </w:r>
        <w:r w:rsidRPr="009D2FB0">
          <w:rPr>
            <w:lang w:val="es-ES"/>
          </w:rPr>
          <w:t>papas fritas o</w:t>
        </w:r>
        <w:r w:rsidRPr="00F24C01">
          <w:rPr>
            <w:lang w:val="es-ES"/>
          </w:rPr>
          <w:t xml:space="preserve"> </w:t>
        </w:r>
        <w:r w:rsidRPr="009D2FB0">
          <w:rPr>
            <w:lang w:val="es-ES"/>
          </w:rPr>
          <w:t>patacones, salsas y ensalada</w:t>
        </w:r>
      </w:ins>
      <w:r>
        <w:rPr>
          <w:lang w:val="es-ES"/>
        </w:rPr>
        <w:t xml:space="preserve"> fresca</w:t>
      </w:r>
    </w:p>
    <w:p w:rsidR="008E510A" w:rsidRPr="00865AD8" w:rsidRDefault="008E510A" w:rsidP="008E510A">
      <w:pPr>
        <w:spacing w:after="0" w:line="240" w:lineRule="auto"/>
        <w:jc w:val="both"/>
        <w:rPr>
          <w:sz w:val="18"/>
        </w:rPr>
      </w:pPr>
    </w:p>
    <w:p w:rsidR="008E510A" w:rsidRDefault="008E510A" w:rsidP="008E510A">
      <w:pPr>
        <w:spacing w:after="0" w:line="240" w:lineRule="auto"/>
        <w:jc w:val="both"/>
      </w:pPr>
      <w:r w:rsidRPr="00C35218">
        <w:rPr>
          <w:b/>
          <w:lang w:val="es-ES"/>
        </w:rPr>
        <w:t>CAMARONES APANADOS</w:t>
      </w:r>
      <w:r w:rsidRPr="00C35218">
        <w:rPr>
          <w:b/>
          <w:lang w:val="es-ES"/>
          <w:rPrChange w:id="21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1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1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1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1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1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18" w:author="La Maravilla" w:date="2025-11-28T12:15:00Z">
            <w:rPr>
              <w:b/>
            </w:rPr>
          </w:rPrChange>
        </w:rPr>
        <w:tab/>
        <w:t xml:space="preserve"> </w:t>
      </w:r>
      <w:r w:rsidRPr="00C35218">
        <w:rPr>
          <w:b/>
          <w:lang w:val="es-ES"/>
          <w:rPrChange w:id="219" w:author="La Maravilla" w:date="2025-11-28T12:15:00Z">
            <w:rPr>
              <w:b/>
            </w:rPr>
          </w:rPrChange>
        </w:rPr>
        <w:tab/>
      </w:r>
      <w:ins w:id="220" w:author="La Maravilla" w:date="2025-11-28T13:15:00Z">
        <w:r>
          <w:rPr>
            <w:b/>
            <w:lang w:val="es-ES"/>
          </w:rPr>
          <w:tab/>
        </w:r>
      </w:ins>
      <w:ins w:id="221" w:author="La Maravilla" w:date="2025-12-02T11:50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22" w:author="La Maravilla" w:date="2025-11-28T12:15:00Z">
            <w:rPr>
              <w:b/>
            </w:rPr>
          </w:rPrChange>
        </w:rPr>
        <w:t>— $8.50</w:t>
      </w:r>
      <w:r w:rsidRPr="00C35218">
        <w:rPr>
          <w:b/>
          <w:lang w:val="es-ES"/>
          <w:rPrChange w:id="223" w:author="La Maravilla" w:date="2025-11-28T12:15:00Z">
            <w:rPr>
              <w:b/>
            </w:rPr>
          </w:rPrChange>
        </w:rPr>
        <w:br/>
      </w:r>
      <w:r>
        <w:t>Camarones apanados</w:t>
      </w:r>
      <w:r>
        <w:rPr>
          <w:lang w:val="es-ES"/>
        </w:rPr>
        <w:t xml:space="preserve"> crujientes</w:t>
      </w:r>
      <w:r>
        <w:t>, servidos con papas fritas o patacones, ensalada fresca y salsas</w:t>
      </w:r>
    </w:p>
    <w:p w:rsidR="008E510A" w:rsidRPr="004F4AA9" w:rsidRDefault="008E510A" w:rsidP="008E510A">
      <w:pPr>
        <w:spacing w:after="0" w:line="240" w:lineRule="auto"/>
        <w:jc w:val="both"/>
        <w:rPr>
          <w:ins w:id="224" w:author="La Maravilla" w:date="2025-12-01T22:16:00Z"/>
        </w:rPr>
      </w:pPr>
      <w:r>
        <w:t>artesanales y clásicas de la casa.</w:t>
      </w:r>
    </w:p>
    <w:p w:rsidR="008E510A" w:rsidRPr="00C35218" w:rsidRDefault="008E510A">
      <w:pPr>
        <w:spacing w:after="0" w:line="240" w:lineRule="auto"/>
        <w:jc w:val="both"/>
        <w:rPr>
          <w:lang w:val="es-ES"/>
          <w:rPrChange w:id="225" w:author="La Maravilla" w:date="2025-11-28T12:15:00Z">
            <w:rPr/>
          </w:rPrChange>
        </w:rPr>
        <w:pPrChange w:id="226" w:author="La Maravilla" w:date="2025-12-01T22:34:00Z">
          <w:pPr>
            <w:spacing w:after="0" w:line="240" w:lineRule="auto"/>
          </w:pPr>
        </w:pPrChange>
      </w:pPr>
      <w:del w:id="227" w:author="La Maravilla" w:date="2025-12-01T22:16:00Z">
        <w:r w:rsidRPr="00C35218" w:rsidDel="00455BA6">
          <w:rPr>
            <w:lang w:val="es-ES"/>
            <w:rPrChange w:id="228" w:author="La Maravilla" w:date="2025-11-28T12:15:00Z">
              <w:rPr/>
            </w:rPrChange>
          </w:rPr>
          <w:delText>con patacones o papas fritas, salsa y ensalada.</w:delText>
        </w:r>
      </w:del>
    </w:p>
    <w:p w:rsidR="008E510A" w:rsidRDefault="008E510A" w:rsidP="008E510A">
      <w:pPr>
        <w:spacing w:after="0" w:line="240" w:lineRule="auto"/>
        <w:jc w:val="both"/>
      </w:pPr>
      <w:r w:rsidRPr="00C35218">
        <w:rPr>
          <w:b/>
          <w:lang w:val="es-ES"/>
        </w:rPr>
        <w:t>CAMARÓN</w:t>
      </w:r>
      <w:r>
        <w:rPr>
          <w:b/>
          <w:lang w:val="es-ES"/>
        </w:rPr>
        <w:t>ES</w:t>
      </w:r>
      <w:r w:rsidRPr="00C35218">
        <w:rPr>
          <w:b/>
          <w:lang w:val="es-ES"/>
        </w:rPr>
        <w:t xml:space="preserve"> REVENTADO</w:t>
      </w:r>
      <w:r>
        <w:rPr>
          <w:b/>
          <w:lang w:val="es-ES"/>
        </w:rPr>
        <w:t>S</w:t>
      </w:r>
      <w:r>
        <w:rPr>
          <w:b/>
          <w:lang w:val="es-ES"/>
        </w:rPr>
        <w:tab/>
      </w:r>
      <w:r w:rsidRPr="00C35218">
        <w:rPr>
          <w:b/>
          <w:lang w:val="es-ES"/>
        </w:rPr>
        <w:t xml:space="preserve"> </w:t>
      </w:r>
      <w:r w:rsidRPr="00C35218">
        <w:rPr>
          <w:b/>
          <w:lang w:val="es-ES"/>
          <w:rPrChange w:id="22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3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3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3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3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3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35" w:author="La Maravilla" w:date="2025-11-28T12:15:00Z">
            <w:rPr>
              <w:b/>
            </w:rPr>
          </w:rPrChange>
        </w:rPr>
        <w:tab/>
      </w:r>
      <w:ins w:id="236" w:author="La Maravilla" w:date="2025-11-28T23:20:00Z">
        <w:r>
          <w:rPr>
            <w:b/>
            <w:lang w:val="es-ES"/>
          </w:rPr>
          <w:tab/>
        </w:r>
      </w:ins>
      <w:ins w:id="237" w:author="La Maravilla" w:date="2025-12-02T11:50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38" w:author="La Maravilla" w:date="2025-11-28T12:15:00Z">
            <w:rPr>
              <w:b/>
            </w:rPr>
          </w:rPrChange>
        </w:rPr>
        <w:t>— $8.50</w:t>
      </w:r>
      <w:r w:rsidRPr="00C35218">
        <w:rPr>
          <w:b/>
          <w:lang w:val="es-ES"/>
          <w:rPrChange w:id="239" w:author="La Maravilla" w:date="2025-11-28T12:15:00Z">
            <w:rPr>
              <w:b/>
            </w:rPr>
          </w:rPrChange>
        </w:rPr>
        <w:br/>
      </w:r>
      <w:r>
        <w:t xml:space="preserve">Camarones extra crocantes y dorados, servidos con papas fritas o patacones, ensalada fresca y </w:t>
      </w:r>
    </w:p>
    <w:p w:rsidR="008E510A" w:rsidRPr="004F4AA9" w:rsidRDefault="008E510A" w:rsidP="008E510A">
      <w:pPr>
        <w:spacing w:after="0" w:line="240" w:lineRule="auto"/>
        <w:jc w:val="both"/>
        <w:rPr>
          <w:ins w:id="240" w:author="La Maravilla" w:date="2025-12-01T22:16:00Z"/>
        </w:rPr>
      </w:pPr>
      <w:r>
        <w:t>salsas</w:t>
      </w:r>
      <w:r>
        <w:rPr>
          <w:lang w:val="es-ES"/>
        </w:rPr>
        <w:t xml:space="preserve"> </w:t>
      </w:r>
      <w:r>
        <w:t>artesanales y clásicas de la casa.</w:t>
      </w:r>
    </w:p>
    <w:p w:rsidR="008E510A" w:rsidRPr="00865AD8" w:rsidRDefault="008E510A">
      <w:pPr>
        <w:spacing w:after="0" w:line="240" w:lineRule="auto"/>
        <w:jc w:val="both"/>
        <w:rPr>
          <w:sz w:val="18"/>
          <w:lang w:val="es-ES"/>
          <w:rPrChange w:id="241" w:author="La Maravilla" w:date="2025-11-28T12:15:00Z">
            <w:rPr/>
          </w:rPrChange>
        </w:rPr>
        <w:pPrChange w:id="242" w:author="La Maravilla" w:date="2025-12-01T22:34:00Z">
          <w:pPr>
            <w:spacing w:after="0" w:line="240" w:lineRule="auto"/>
          </w:pPr>
        </w:pPrChange>
      </w:pPr>
      <w:del w:id="243" w:author="La Maravilla" w:date="2025-12-01T22:16:00Z">
        <w:r w:rsidRPr="00865AD8" w:rsidDel="00455BA6">
          <w:rPr>
            <w:sz w:val="18"/>
            <w:lang w:val="es-ES"/>
            <w:rPrChange w:id="244" w:author="La Maravilla" w:date="2025-11-28T12:15:00Z">
              <w:rPr/>
            </w:rPrChange>
          </w:rPr>
          <w:delText>con patacones o papas fritas y ensalada fresca.</w:delText>
        </w:r>
      </w:del>
    </w:p>
    <w:p w:rsidR="008E510A" w:rsidRDefault="008E510A">
      <w:pPr>
        <w:spacing w:after="0" w:line="240" w:lineRule="auto"/>
        <w:jc w:val="both"/>
        <w:pPrChange w:id="245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>CALAMAR CRISPY</w:t>
      </w:r>
      <w:r w:rsidRPr="00C35218">
        <w:rPr>
          <w:b/>
          <w:lang w:val="es-ES"/>
          <w:rPrChange w:id="24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4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4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4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5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5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5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5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54" w:author="La Maravilla" w:date="2025-11-28T12:15:00Z">
            <w:rPr>
              <w:b/>
            </w:rPr>
          </w:rPrChange>
        </w:rPr>
        <w:tab/>
      </w:r>
      <w:ins w:id="255" w:author="La Maravilla" w:date="2025-11-28T23:20:00Z">
        <w:r>
          <w:rPr>
            <w:b/>
            <w:lang w:val="es-ES"/>
          </w:rPr>
          <w:tab/>
        </w:r>
      </w:ins>
      <w:ins w:id="256" w:author="La Maravilla" w:date="2025-12-02T11:50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57" w:author="La Maravilla" w:date="2025-11-28T12:15:00Z">
            <w:rPr>
              <w:b/>
            </w:rPr>
          </w:rPrChange>
        </w:rPr>
        <w:t>— $8.50</w:t>
      </w:r>
      <w:r w:rsidRPr="00C35218">
        <w:rPr>
          <w:b/>
          <w:lang w:val="es-ES"/>
          <w:rPrChange w:id="258" w:author="La Maravilla" w:date="2025-11-28T12:15:00Z">
            <w:rPr>
              <w:b/>
            </w:rPr>
          </w:rPrChange>
        </w:rPr>
        <w:br/>
      </w:r>
      <w:r>
        <w:t xml:space="preserve">Calamares rebozados y dorados al punto perfecto, acompañados de papas fritas o patacones, </w:t>
      </w:r>
    </w:p>
    <w:p w:rsidR="008E510A" w:rsidRDefault="008E510A" w:rsidP="008E510A">
      <w:pPr>
        <w:spacing w:after="0" w:line="240" w:lineRule="auto"/>
        <w:jc w:val="both"/>
      </w:pPr>
      <w:r>
        <w:t>ensalada fresca y salsas artesanales de la casa.</w:t>
      </w:r>
    </w:p>
    <w:p w:rsidR="008E510A" w:rsidRPr="00865AD8" w:rsidRDefault="008E510A" w:rsidP="008E510A">
      <w:pPr>
        <w:spacing w:after="0" w:line="240" w:lineRule="auto"/>
        <w:jc w:val="both"/>
        <w:rPr>
          <w:sz w:val="18"/>
        </w:rPr>
      </w:pPr>
    </w:p>
    <w:p w:rsidR="008E510A" w:rsidRDefault="008E510A" w:rsidP="008E510A">
      <w:pPr>
        <w:spacing w:after="0" w:line="240" w:lineRule="auto"/>
      </w:pPr>
      <w:r>
        <w:rPr>
          <w:rStyle w:val="Textoennegrita"/>
          <w:lang w:val="es-ES"/>
        </w:rPr>
        <w:t>ARROZ CON CAMARON</w:t>
      </w:r>
      <w:r>
        <w:rPr>
          <w:rStyle w:val="Textoennegrita"/>
          <w:lang w:val="es-ES"/>
        </w:rPr>
        <w:tab/>
      </w:r>
      <w:r w:rsidRPr="00C35218">
        <w:rPr>
          <w:b/>
          <w:lang w:val="es-ES"/>
          <w:rPrChange w:id="25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6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6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6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6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6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65" w:author="La Maravilla" w:date="2025-11-28T12:15:00Z">
            <w:rPr>
              <w:b/>
            </w:rPr>
          </w:rPrChange>
        </w:rPr>
        <w:tab/>
      </w:r>
      <w:ins w:id="266" w:author="La Maravilla" w:date="2025-11-28T23:20:00Z">
        <w:r>
          <w:rPr>
            <w:b/>
            <w:lang w:val="es-ES"/>
          </w:rPr>
          <w:tab/>
        </w:r>
      </w:ins>
      <w:ins w:id="267" w:author="La Maravilla" w:date="2025-12-02T11:50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68" w:author="La Maravilla" w:date="2025-11-28T12:15:00Z">
            <w:rPr>
              <w:b/>
            </w:rPr>
          </w:rPrChange>
        </w:rPr>
        <w:t xml:space="preserve">— </w:t>
      </w:r>
      <w:r>
        <w:rPr>
          <w:b/>
          <w:lang w:val="es-ES"/>
        </w:rPr>
        <w:t xml:space="preserve">         </w:t>
      </w:r>
      <w:r w:rsidR="00407B77">
        <w:rPr>
          <w:b/>
          <w:lang w:val="es-ES"/>
        </w:rPr>
        <w:t xml:space="preserve">   </w:t>
      </w:r>
      <w:r w:rsidRPr="00C35218">
        <w:rPr>
          <w:b/>
          <w:lang w:val="es-ES"/>
          <w:rPrChange w:id="269" w:author="La Maravilla" w:date="2025-11-28T12:15:00Z">
            <w:rPr>
              <w:b/>
            </w:rPr>
          </w:rPrChange>
        </w:rPr>
        <w:t>$8.50</w:t>
      </w:r>
      <w:r>
        <w:br/>
        <w:t xml:space="preserve">Arroz salteado con camarones frescos, vegetales aromáticos, un toque de achiote y hierbas finas. </w:t>
      </w:r>
    </w:p>
    <w:p w:rsidR="008E510A" w:rsidRDefault="008E510A" w:rsidP="008E510A">
      <w:pPr>
        <w:spacing w:after="0" w:line="240" w:lineRule="auto"/>
      </w:pPr>
      <w:r>
        <w:t>servido con</w:t>
      </w:r>
      <w:r>
        <w:rPr>
          <w:lang w:val="es-ES"/>
        </w:rPr>
        <w:t xml:space="preserve"> maduro frito </w:t>
      </w:r>
      <w:r>
        <w:t>y salsas artesanales de la casa.</w:t>
      </w:r>
    </w:p>
    <w:p w:rsidR="008E510A" w:rsidRDefault="008E510A" w:rsidP="008E510A">
      <w:pPr>
        <w:spacing w:after="0" w:line="240" w:lineRule="auto"/>
        <w:rPr>
          <w:lang w:val="es-ES"/>
        </w:rPr>
      </w:pPr>
    </w:p>
    <w:p w:rsidR="00407B77" w:rsidRDefault="00407B77">
      <w:pPr>
        <w:spacing w:after="0" w:line="240" w:lineRule="auto"/>
        <w:jc w:val="both"/>
        <w:pPrChange w:id="270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MIXTO DEL MAR </w:t>
      </w:r>
      <w:r w:rsidRPr="00C35218">
        <w:rPr>
          <w:b/>
          <w:lang w:val="es-ES"/>
          <w:rPrChange w:id="27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279" w:author="La Maravilla" w:date="2025-11-28T12:15:00Z">
            <w:rPr>
              <w:b/>
            </w:rPr>
          </w:rPrChange>
        </w:rPr>
        <w:tab/>
      </w:r>
      <w:ins w:id="280" w:author="La Maravilla" w:date="2025-11-28T13:15:00Z">
        <w:r>
          <w:rPr>
            <w:b/>
            <w:lang w:val="es-ES"/>
          </w:rPr>
          <w:tab/>
        </w:r>
      </w:ins>
      <w:ins w:id="281" w:author="La Maravilla" w:date="2025-12-02T11:50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82" w:author="La Maravilla" w:date="2025-11-28T12:15:00Z">
            <w:rPr>
              <w:b/>
            </w:rPr>
          </w:rPrChange>
        </w:rPr>
        <w:t>— $10.00</w:t>
      </w:r>
      <w:r w:rsidRPr="00C35218">
        <w:rPr>
          <w:b/>
          <w:lang w:val="es-ES"/>
          <w:rPrChange w:id="283" w:author="La Maravilla" w:date="2025-11-28T12:15:00Z">
            <w:rPr>
              <w:b/>
            </w:rPr>
          </w:rPrChange>
        </w:rPr>
        <w:br/>
      </w:r>
      <w:r>
        <w:t>Mariscos frescos y jugosos</w:t>
      </w:r>
      <w:r w:rsidRPr="0070317F">
        <w:t xml:space="preserve">, </w:t>
      </w:r>
      <w:r w:rsidRPr="0070317F">
        <w:rPr>
          <w:rStyle w:val="Textoennegrita"/>
          <w:b w:val="0"/>
        </w:rPr>
        <w:t>salteados en mantequilla con un toque de vino blanco</w:t>
      </w:r>
      <w:r>
        <w:t xml:space="preserve">, </w:t>
      </w:r>
    </w:p>
    <w:p w:rsidR="00407B77" w:rsidRPr="0070317F" w:rsidRDefault="00407B77" w:rsidP="00407B77">
      <w:pPr>
        <w:spacing w:after="0" w:line="240" w:lineRule="auto"/>
        <w:jc w:val="both"/>
      </w:pPr>
      <w:r>
        <w:t xml:space="preserve">servidos </w:t>
      </w:r>
      <w:r w:rsidRPr="0070317F">
        <w:t xml:space="preserve">con </w:t>
      </w:r>
      <w:r w:rsidRPr="0070317F">
        <w:rPr>
          <w:rStyle w:val="Textoennegrita"/>
          <w:b w:val="0"/>
        </w:rPr>
        <w:t xml:space="preserve">yuca frita </w:t>
      </w:r>
      <w:r w:rsidRPr="0070317F">
        <w:rPr>
          <w:rStyle w:val="Textoennegrita"/>
        </w:rPr>
        <w:t xml:space="preserve">o </w:t>
      </w:r>
      <w:r w:rsidRPr="0070317F">
        <w:rPr>
          <w:rStyle w:val="Textoennegrita"/>
          <w:b w:val="0"/>
        </w:rPr>
        <w:t>patacones</w:t>
      </w:r>
      <w:r>
        <w:t>, acompañados</w:t>
      </w:r>
      <w:r>
        <w:rPr>
          <w:lang w:val="es-ES"/>
        </w:rPr>
        <w:t xml:space="preserve"> </w:t>
      </w:r>
      <w:r w:rsidRPr="0070317F">
        <w:t xml:space="preserve">de </w:t>
      </w:r>
      <w:r w:rsidRPr="0070317F">
        <w:rPr>
          <w:rStyle w:val="Textoennegrita"/>
          <w:b w:val="0"/>
        </w:rPr>
        <w:t>salsas de la casa</w:t>
      </w:r>
      <w:r w:rsidRPr="0070317F">
        <w:t xml:space="preserve"> y una </w:t>
      </w:r>
      <w:r w:rsidRPr="0070317F">
        <w:rPr>
          <w:rStyle w:val="Textoennegrita"/>
          <w:b w:val="0"/>
        </w:rPr>
        <w:t>ensalada fresca</w:t>
      </w:r>
      <w:r w:rsidRPr="0070317F">
        <w:rPr>
          <w:b/>
        </w:rPr>
        <w:t>.</w:t>
      </w:r>
      <w:del w:id="284" w:author="La Maravilla" w:date="2025-12-01T22:36:00Z">
        <w:r w:rsidRPr="0070317F" w:rsidDel="00AD5816">
          <w:rPr>
            <w:lang w:val="es-ES"/>
            <w:rPrChange w:id="285" w:author="La Maravilla" w:date="2025-11-28T12:15:00Z">
              <w:rPr/>
            </w:rPrChange>
          </w:rPr>
          <w:delText>y ensalada fresca.</w:delText>
        </w:r>
      </w:del>
    </w:p>
    <w:p w:rsidR="008E510A" w:rsidRDefault="008E510A" w:rsidP="008E510A">
      <w:pPr>
        <w:spacing w:after="0" w:line="240" w:lineRule="auto"/>
      </w:pPr>
      <w:r>
        <w:rPr>
          <w:rStyle w:val="Textoennegrita"/>
          <w:lang w:val="es-ES"/>
        </w:rPr>
        <w:lastRenderedPageBreak/>
        <w:t xml:space="preserve">ARROZ CON MARISCOS </w:t>
      </w:r>
      <w:r w:rsidRPr="00707DB7">
        <w:rPr>
          <w:rStyle w:val="Textoennegrita"/>
          <w:b w:val="0"/>
          <w:i/>
          <w:lang w:val="es-ES"/>
        </w:rPr>
        <w:t>(TIPO MARINERO)</w:t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ins w:id="286" w:author="La Maravilla" w:date="2025-11-28T23:20:00Z">
        <w:r>
          <w:rPr>
            <w:b/>
            <w:lang w:val="es-ES"/>
          </w:rPr>
          <w:tab/>
        </w:r>
      </w:ins>
      <w:r>
        <w:rPr>
          <w:b/>
          <w:lang w:val="es-ES"/>
        </w:rPr>
        <w:tab/>
      </w:r>
      <w:ins w:id="287" w:author="La Maravilla" w:date="2025-12-02T11:50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288" w:author="La Maravilla" w:date="2025-11-28T12:15:00Z">
            <w:rPr>
              <w:b/>
            </w:rPr>
          </w:rPrChange>
        </w:rPr>
        <w:t xml:space="preserve">— </w:t>
      </w:r>
      <w:r>
        <w:rPr>
          <w:b/>
          <w:lang w:val="es-ES"/>
        </w:rPr>
        <w:t xml:space="preserve">      </w:t>
      </w:r>
      <w:r w:rsidR="00C40553">
        <w:rPr>
          <w:b/>
          <w:lang w:val="es-ES"/>
        </w:rPr>
        <w:t xml:space="preserve">  </w:t>
      </w:r>
      <w:r w:rsidRPr="00C35218">
        <w:rPr>
          <w:b/>
          <w:lang w:val="es-ES"/>
          <w:rPrChange w:id="289" w:author="La Maravilla" w:date="2025-11-28T12:15:00Z">
            <w:rPr>
              <w:b/>
            </w:rPr>
          </w:rPrChange>
        </w:rPr>
        <w:t>$</w:t>
      </w:r>
      <w:r>
        <w:rPr>
          <w:b/>
          <w:lang w:val="es-ES"/>
        </w:rPr>
        <w:t>12</w:t>
      </w:r>
      <w:r w:rsidRPr="00C35218">
        <w:rPr>
          <w:b/>
          <w:lang w:val="es-ES"/>
          <w:rPrChange w:id="290" w:author="La Maravilla" w:date="2025-11-28T12:15:00Z">
            <w:rPr>
              <w:b/>
            </w:rPr>
          </w:rPrChange>
        </w:rPr>
        <w:t>.50</w:t>
      </w:r>
      <w:r>
        <w:br/>
        <w:t>Arroz salteado de mariscos frescos</w:t>
      </w:r>
      <w:r>
        <w:rPr>
          <w:lang w:val="es-ES"/>
        </w:rPr>
        <w:t xml:space="preserve"> y vegetales,</w:t>
      </w:r>
      <w:r>
        <w:t xml:space="preserve"> aromatizado con hierbas finas y vino blanco. </w:t>
      </w:r>
    </w:p>
    <w:p w:rsidR="008E510A" w:rsidRDefault="008E510A" w:rsidP="008E510A">
      <w:pPr>
        <w:spacing w:after="0" w:line="240" w:lineRule="auto"/>
      </w:pPr>
      <w:r>
        <w:t xml:space="preserve">Servido con </w:t>
      </w:r>
      <w:r>
        <w:rPr>
          <w:lang w:val="es-ES"/>
        </w:rPr>
        <w:t xml:space="preserve">maduro frito </w:t>
      </w:r>
      <w:r>
        <w:t>y salsas artesanales de la casa.</w:t>
      </w:r>
    </w:p>
    <w:p w:rsidR="008E510A" w:rsidRPr="00C920DD" w:rsidRDefault="008E510A" w:rsidP="00F22003">
      <w:pPr>
        <w:spacing w:after="0" w:line="240" w:lineRule="auto"/>
        <w:jc w:val="both"/>
        <w:rPr>
          <w:sz w:val="18"/>
          <w:lang w:val="es-ES"/>
        </w:rPr>
      </w:pPr>
    </w:p>
    <w:p w:rsidR="00EC3387" w:rsidRDefault="00EC3387" w:rsidP="00A75276">
      <w:pPr>
        <w:spacing w:after="0" w:line="240" w:lineRule="auto"/>
        <w:rPr>
          <w:color w:val="FF0000"/>
          <w:sz w:val="12"/>
        </w:rPr>
      </w:pPr>
    </w:p>
    <w:p w:rsidR="00A75276" w:rsidRPr="00C920DD" w:rsidRDefault="00A75276" w:rsidP="00A75276">
      <w:pPr>
        <w:spacing w:after="0" w:line="240" w:lineRule="auto"/>
        <w:rPr>
          <w:color w:val="FF0000"/>
          <w:sz w:val="12"/>
        </w:rPr>
      </w:pPr>
    </w:p>
    <w:p w:rsidR="00EC7B3A" w:rsidRPr="00DC29FA" w:rsidRDefault="002C1C5B" w:rsidP="00EC7B3A">
      <w:pPr>
        <w:spacing w:after="0" w:line="240" w:lineRule="auto"/>
        <w:jc w:val="center"/>
        <w:rPr>
          <w:b/>
          <w:color w:val="FF0000"/>
          <w:sz w:val="28"/>
          <w:szCs w:val="28"/>
          <w:u w:val="single"/>
          <w:lang w:val="es-ES"/>
        </w:rPr>
      </w:pPr>
      <w:r w:rsidRPr="001A285F">
        <w:rPr>
          <w:rFonts w:ascii="Segoe UI Symbol" w:hAnsi="Segoe UI Symbol" w:cs="Segoe UI Symbol"/>
          <w:color w:val="0070C0"/>
          <w:sz w:val="36"/>
        </w:rPr>
        <w:t>⭐</w:t>
      </w:r>
      <w:r w:rsidR="005A3A04">
        <w:rPr>
          <w:b/>
          <w:color w:val="FF0000"/>
          <w:sz w:val="28"/>
          <w:szCs w:val="28"/>
          <w:u w:val="single"/>
        </w:rPr>
        <w:t>ESPECIALES</w:t>
      </w:r>
      <w:r w:rsidR="00EC3387" w:rsidRPr="00DC29FA">
        <w:rPr>
          <w:b/>
          <w:color w:val="FF0000"/>
          <w:sz w:val="28"/>
          <w:szCs w:val="28"/>
          <w:u w:val="single"/>
        </w:rPr>
        <w:t xml:space="preserve"> </w:t>
      </w:r>
      <w:r>
        <w:rPr>
          <w:b/>
          <w:color w:val="FF0000"/>
          <w:sz w:val="28"/>
          <w:szCs w:val="28"/>
          <w:u w:val="single"/>
          <w:lang w:val="es-ES"/>
        </w:rPr>
        <w:t>MARAVILLOSOS</w:t>
      </w:r>
      <w:r w:rsidRPr="001A285F">
        <w:rPr>
          <w:rFonts w:ascii="Segoe UI Symbol" w:hAnsi="Segoe UI Symbol" w:cs="Segoe UI Symbol"/>
          <w:color w:val="0070C0"/>
          <w:sz w:val="36"/>
        </w:rPr>
        <w:t>⭐</w:t>
      </w:r>
    </w:p>
    <w:p w:rsidR="00EC3387" w:rsidRPr="00C920DD" w:rsidRDefault="00EC3387" w:rsidP="00EC7B3A">
      <w:pPr>
        <w:spacing w:after="0" w:line="240" w:lineRule="auto"/>
        <w:jc w:val="center"/>
        <w:rPr>
          <w:color w:val="FF0000"/>
          <w:sz w:val="16"/>
          <w:lang w:val="es-ES"/>
        </w:rPr>
      </w:pPr>
    </w:p>
    <w:p w:rsidR="00EC3387" w:rsidRDefault="002C1C5B">
      <w:pPr>
        <w:spacing w:after="0" w:line="240" w:lineRule="auto"/>
        <w:jc w:val="both"/>
        <w:rPr>
          <w:lang w:val="es-ES"/>
        </w:rPr>
        <w:pPrChange w:id="291" w:author="La Maravilla" w:date="2025-12-01T22:34:00Z">
          <w:pPr>
            <w:spacing w:after="0" w:line="240" w:lineRule="auto"/>
          </w:pPr>
        </w:pPrChange>
      </w:pPr>
      <w:r w:rsidRPr="002C1C5B">
        <w:rPr>
          <w:rFonts w:ascii="Segoe UI Symbol" w:hAnsi="Segoe UI Symbol" w:cs="Segoe UI Symbol"/>
          <w:b/>
          <w:sz w:val="28"/>
        </w:rPr>
        <w:t>⭐</w:t>
      </w:r>
      <w:r w:rsidR="00EC3387" w:rsidRPr="00C35218">
        <w:rPr>
          <w:b/>
          <w:lang w:val="es-ES"/>
        </w:rPr>
        <w:t>MAR Y TIERRA AMAZÓNICO</w:t>
      </w:r>
      <w:r w:rsidRPr="002C1C5B">
        <w:rPr>
          <w:rFonts w:ascii="Segoe UI Symbol" w:hAnsi="Segoe UI Symbol" w:cs="Segoe UI Symbol"/>
          <w:b/>
          <w:sz w:val="28"/>
        </w:rPr>
        <w:t>⭐</w:t>
      </w:r>
      <w:r w:rsidR="00EC3387" w:rsidRPr="00C35218">
        <w:rPr>
          <w:b/>
          <w:lang w:val="es-ES"/>
          <w:rPrChange w:id="292" w:author="La Maravilla" w:date="2025-11-28T12:15:00Z">
            <w:rPr>
              <w:b/>
            </w:rPr>
          </w:rPrChange>
        </w:rPr>
        <w:tab/>
      </w:r>
      <w:r w:rsidR="00EC3387" w:rsidRPr="00C35218">
        <w:rPr>
          <w:b/>
          <w:lang w:val="es-ES"/>
          <w:rPrChange w:id="293" w:author="La Maravilla" w:date="2025-11-28T12:15:00Z">
            <w:rPr>
              <w:b/>
            </w:rPr>
          </w:rPrChange>
        </w:rPr>
        <w:tab/>
      </w:r>
      <w:r w:rsidR="00EC3387" w:rsidRPr="00C35218">
        <w:rPr>
          <w:b/>
          <w:lang w:val="es-ES"/>
          <w:rPrChange w:id="294" w:author="La Maravilla" w:date="2025-11-28T12:15:00Z">
            <w:rPr>
              <w:b/>
            </w:rPr>
          </w:rPrChange>
        </w:rPr>
        <w:tab/>
      </w:r>
      <w:r w:rsidR="00EC3387" w:rsidRPr="00C35218">
        <w:rPr>
          <w:b/>
          <w:lang w:val="es-ES"/>
          <w:rPrChange w:id="295" w:author="La Maravilla" w:date="2025-11-28T12:15:00Z">
            <w:rPr>
              <w:b/>
            </w:rPr>
          </w:rPrChange>
        </w:rPr>
        <w:tab/>
      </w:r>
      <w:r w:rsidR="00EC3387" w:rsidRPr="00C35218">
        <w:rPr>
          <w:b/>
          <w:lang w:val="es-ES"/>
          <w:rPrChange w:id="296" w:author="La Maravilla" w:date="2025-11-28T12:15:00Z">
            <w:rPr>
              <w:b/>
            </w:rPr>
          </w:rPrChange>
        </w:rPr>
        <w:tab/>
      </w:r>
      <w:r w:rsidR="00EC3387" w:rsidRPr="00C35218">
        <w:rPr>
          <w:b/>
          <w:lang w:val="es-ES"/>
          <w:rPrChange w:id="297" w:author="La Maravilla" w:date="2025-11-28T12:15:00Z">
            <w:rPr>
              <w:b/>
            </w:rPr>
          </w:rPrChange>
        </w:rPr>
        <w:tab/>
      </w:r>
      <w:r w:rsidR="00EC3387" w:rsidRPr="00C35218">
        <w:rPr>
          <w:b/>
          <w:lang w:val="es-ES"/>
          <w:rPrChange w:id="298" w:author="La Maravilla" w:date="2025-11-28T12:15:00Z">
            <w:rPr>
              <w:b/>
            </w:rPr>
          </w:rPrChange>
        </w:rPr>
        <w:tab/>
      </w:r>
      <w:ins w:id="299" w:author="La Maravilla" w:date="2025-11-28T12:34:00Z">
        <w:r w:rsidR="00EC3387">
          <w:rPr>
            <w:b/>
            <w:lang w:val="es-ES"/>
          </w:rPr>
          <w:tab/>
        </w:r>
      </w:ins>
      <w:ins w:id="300" w:author="La Maravilla" w:date="2025-12-01T23:21:00Z">
        <w:r w:rsidR="00EC3387">
          <w:rPr>
            <w:b/>
            <w:lang w:val="es-ES"/>
          </w:rPr>
          <w:tab/>
        </w:r>
      </w:ins>
      <w:r w:rsidR="007E0350">
        <w:rPr>
          <w:b/>
          <w:lang w:val="es-ES"/>
        </w:rPr>
        <w:t>— $16.0</w:t>
      </w:r>
      <w:r w:rsidR="00EC3387" w:rsidRPr="00C35218">
        <w:rPr>
          <w:b/>
          <w:lang w:val="es-ES"/>
          <w:rPrChange w:id="301" w:author="La Maravilla" w:date="2025-11-28T12:15:00Z">
            <w:rPr>
              <w:b/>
            </w:rPr>
          </w:rPrChange>
        </w:rPr>
        <w:t>0</w:t>
      </w:r>
      <w:r w:rsidR="00EC3387" w:rsidRPr="00C35218">
        <w:rPr>
          <w:b/>
          <w:lang w:val="es-ES"/>
          <w:rPrChange w:id="302" w:author="La Maravilla" w:date="2025-11-28T12:15:00Z">
            <w:rPr>
              <w:b/>
            </w:rPr>
          </w:rPrChange>
        </w:rPr>
        <w:br/>
      </w:r>
      <w:r w:rsidR="00EC3387" w:rsidRPr="00C35218">
        <w:rPr>
          <w:lang w:val="es-ES"/>
          <w:rPrChange w:id="303" w:author="La Maravilla" w:date="2025-11-28T12:15:00Z">
            <w:rPr/>
          </w:rPrChange>
        </w:rPr>
        <w:t xml:space="preserve">Mix de mariscos </w:t>
      </w:r>
      <w:r w:rsidR="00EC3387" w:rsidRPr="00C35218">
        <w:rPr>
          <w:i/>
          <w:lang w:val="es-ES"/>
          <w:rPrChange w:id="304" w:author="La Maravilla" w:date="2025-11-28T12:15:00Z">
            <w:rPr>
              <w:i/>
            </w:rPr>
          </w:rPrChange>
        </w:rPr>
        <w:t>(</w:t>
      </w:r>
      <w:del w:id="305" w:author="La Maravilla" w:date="2025-11-28T12:16:00Z">
        <w:r w:rsidR="00EC3387" w:rsidRPr="00C35218" w:rsidDel="001C357B">
          <w:rPr>
            <w:i/>
            <w:lang w:val="es-ES"/>
            <w:rPrChange w:id="306" w:author="La Maravilla" w:date="2025-11-28T12:15:00Z">
              <w:rPr>
                <w:i/>
              </w:rPr>
            </w:rPrChange>
          </w:rPr>
          <w:delText>camarón ,</w:delText>
        </w:r>
      </w:del>
      <w:ins w:id="307" w:author="La Maravilla" w:date="2025-11-28T12:16:00Z">
        <w:r w:rsidR="00EC3387" w:rsidRPr="00C35218">
          <w:rPr>
            <w:i/>
            <w:lang w:val="es-ES"/>
          </w:rPr>
          <w:t>camarón,</w:t>
        </w:r>
      </w:ins>
      <w:r w:rsidR="00EC3387" w:rsidRPr="00C35218">
        <w:rPr>
          <w:i/>
          <w:lang w:val="es-ES"/>
          <w:rPrChange w:id="308" w:author="La Maravilla" w:date="2025-11-28T12:15:00Z">
            <w:rPr>
              <w:i/>
            </w:rPr>
          </w:rPrChange>
        </w:rPr>
        <w:t xml:space="preserve"> pulpo, calamar, almeja y mejillón)</w:t>
      </w:r>
      <w:r w:rsidR="00EC3387" w:rsidRPr="00C35218">
        <w:rPr>
          <w:lang w:val="es-ES"/>
          <w:rPrChange w:id="309" w:author="La Maravilla" w:date="2025-11-28T12:15:00Z">
            <w:rPr/>
          </w:rPrChange>
        </w:rPr>
        <w:t xml:space="preserve"> en salsa de la casa </w:t>
      </w:r>
      <w:del w:id="310" w:author="La Maravilla" w:date="2025-11-28T12:16:00Z">
        <w:r w:rsidR="00EC3387" w:rsidRPr="00C35218" w:rsidDel="001C357B">
          <w:rPr>
            <w:lang w:val="es-ES"/>
            <w:rPrChange w:id="311" w:author="La Maravilla" w:date="2025-11-28T12:15:00Z">
              <w:rPr/>
            </w:rPrChange>
          </w:rPr>
          <w:delText>mas</w:delText>
        </w:r>
      </w:del>
      <w:r w:rsidR="00EC3387">
        <w:rPr>
          <w:lang w:val="es-ES"/>
        </w:rPr>
        <w:t>más</w:t>
      </w:r>
      <w:ins w:id="312" w:author="La Maravilla" w:date="2025-11-28T12:36:00Z">
        <w:r w:rsidR="00EC3387">
          <w:rPr>
            <w:lang w:val="es-ES"/>
          </w:rPr>
          <w:t xml:space="preserve"> </w:t>
        </w:r>
      </w:ins>
      <w:r w:rsidR="00EC3387">
        <w:rPr>
          <w:lang w:val="es-ES"/>
        </w:rPr>
        <w:t xml:space="preserve">porción </w:t>
      </w:r>
    </w:p>
    <w:p w:rsidR="00EC3387" w:rsidRPr="00C35218" w:rsidRDefault="00340998">
      <w:pPr>
        <w:spacing w:after="0" w:line="240" w:lineRule="auto"/>
        <w:jc w:val="both"/>
        <w:rPr>
          <w:lang w:val="es-ES"/>
          <w:rPrChange w:id="313" w:author="La Maravilla" w:date="2025-11-28T12:15:00Z">
            <w:rPr/>
          </w:rPrChange>
        </w:rPr>
        <w:pPrChange w:id="314" w:author="La Maravilla" w:date="2025-12-01T22:34:00Z">
          <w:pPr>
            <w:spacing w:after="0" w:line="240" w:lineRule="auto"/>
          </w:pPr>
        </w:pPrChange>
      </w:pPr>
      <w:r>
        <w:rPr>
          <w:lang w:val="es-ES"/>
        </w:rPr>
        <w:t>d</w:t>
      </w:r>
      <w:r w:rsidR="00EC3387">
        <w:rPr>
          <w:lang w:val="es-ES"/>
        </w:rPr>
        <w:t xml:space="preserve">e </w:t>
      </w:r>
      <w:del w:id="315" w:author="La Maravilla" w:date="2025-11-28T12:31:00Z">
        <w:r w:rsidR="00EC3387" w:rsidRPr="008E4DD7" w:rsidDel="009946CC">
          <w:rPr>
            <w:b/>
            <w:lang w:val="es-ES"/>
            <w:rPrChange w:id="316" w:author="La Maravilla" w:date="2025-11-28T12:15:00Z">
              <w:rPr/>
            </w:rPrChange>
          </w:rPr>
          <w:delText xml:space="preserve"> </w:delText>
        </w:r>
      </w:del>
      <w:r w:rsidR="00EC3387" w:rsidRPr="008E4DD7">
        <w:rPr>
          <w:b/>
          <w:lang w:val="es-ES"/>
        </w:rPr>
        <w:t>Lomo F</w:t>
      </w:r>
      <w:r w:rsidR="00EC3387" w:rsidRPr="008E4DD7">
        <w:rPr>
          <w:b/>
          <w:lang w:val="es-ES"/>
          <w:rPrChange w:id="317" w:author="La Maravilla" w:date="2025-11-28T12:15:00Z">
            <w:rPr/>
          </w:rPrChange>
        </w:rPr>
        <w:t>ino</w:t>
      </w:r>
      <w:ins w:id="318" w:author="La Maravilla" w:date="2025-11-28T12:37:00Z">
        <w:r w:rsidR="00EC3387">
          <w:rPr>
            <w:lang w:val="es-ES"/>
          </w:rPr>
          <w:t xml:space="preserve"> </w:t>
        </w:r>
      </w:ins>
      <w:del w:id="319" w:author="La Maravilla" w:date="2025-11-28T12:37:00Z">
        <w:r w:rsidR="00EC3387" w:rsidRPr="00C35218" w:rsidDel="00307E4A">
          <w:rPr>
            <w:lang w:val="es-ES"/>
            <w:rPrChange w:id="320" w:author="La Maravilla" w:date="2025-11-28T12:15:00Z">
              <w:rPr/>
            </w:rPrChange>
          </w:rPr>
          <w:delText xml:space="preserve"> </w:delText>
        </w:r>
      </w:del>
      <w:r w:rsidR="00EC3387" w:rsidRPr="00C35218">
        <w:rPr>
          <w:lang w:val="es-ES"/>
          <w:rPrChange w:id="321" w:author="La Maravilla" w:date="2025-11-28T12:15:00Z">
            <w:rPr/>
          </w:rPrChange>
        </w:rPr>
        <w:t>al grill, acompañado</w:t>
      </w:r>
      <w:r w:rsidR="00EC3387">
        <w:rPr>
          <w:lang w:val="es-ES"/>
        </w:rPr>
        <w:t xml:space="preserve"> de</w:t>
      </w:r>
      <w:r w:rsidR="00EC3387" w:rsidRPr="00C35218">
        <w:rPr>
          <w:lang w:val="es-ES"/>
          <w:rPrChange w:id="322" w:author="La Maravilla" w:date="2025-11-28T12:15:00Z">
            <w:rPr/>
          </w:rPrChange>
        </w:rPr>
        <w:t xml:space="preserve"> chimichurri,  yuca frita</w:t>
      </w:r>
      <w:r w:rsidR="00EC3387">
        <w:rPr>
          <w:lang w:val="es-ES"/>
        </w:rPr>
        <w:t xml:space="preserve"> </w:t>
      </w:r>
      <w:r w:rsidR="00EC3387" w:rsidRPr="002114B0">
        <w:rPr>
          <w:b/>
          <w:lang w:val="es-ES"/>
        </w:rPr>
        <w:t>“o”</w:t>
      </w:r>
      <w:r w:rsidR="00EC3387">
        <w:rPr>
          <w:lang w:val="es-ES"/>
        </w:rPr>
        <w:t xml:space="preserve"> patacón</w:t>
      </w:r>
      <w:r w:rsidR="00EC3387" w:rsidRPr="00C35218">
        <w:rPr>
          <w:lang w:val="es-ES"/>
          <w:rPrChange w:id="323" w:author="La Maravilla" w:date="2025-11-28T12:15:00Z">
            <w:rPr/>
          </w:rPrChange>
        </w:rPr>
        <w:t xml:space="preserve"> y ensalada fresca.</w:t>
      </w:r>
    </w:p>
    <w:p w:rsidR="00EC3387" w:rsidRDefault="00EC3387" w:rsidP="002C1C5B">
      <w:pPr>
        <w:spacing w:after="0" w:line="240" w:lineRule="auto"/>
        <w:jc w:val="both"/>
        <w:rPr>
          <w:lang w:val="es-ES"/>
        </w:rPr>
      </w:pPr>
    </w:p>
    <w:p w:rsidR="002C1C5B" w:rsidRPr="002C1C5B" w:rsidDel="0071422A" w:rsidRDefault="002C1C5B">
      <w:pPr>
        <w:spacing w:after="0" w:line="240" w:lineRule="auto"/>
        <w:jc w:val="both"/>
        <w:rPr>
          <w:del w:id="324" w:author="La Maravilla" w:date="2025-12-06T14:51:00Z"/>
          <w:b/>
          <w:sz w:val="28"/>
          <w:lang w:val="es-ES"/>
          <w:rPrChange w:id="325" w:author="La Maravilla" w:date="2025-11-28T12:15:00Z">
            <w:rPr>
              <w:del w:id="326" w:author="La Maravilla" w:date="2025-12-06T14:51:00Z"/>
            </w:rPr>
          </w:rPrChange>
        </w:rPr>
        <w:pPrChange w:id="327" w:author="La Maravilla" w:date="2025-12-01T22:34:00Z">
          <w:pPr>
            <w:spacing w:after="0" w:line="240" w:lineRule="auto"/>
          </w:pPr>
        </w:pPrChange>
      </w:pPr>
      <w:r w:rsidRPr="002C1C5B">
        <w:rPr>
          <w:rFonts w:ascii="Segoe UI Symbol" w:hAnsi="Segoe UI Symbol" w:cs="Segoe UI Symbol"/>
          <w:b/>
          <w:sz w:val="28"/>
        </w:rPr>
        <w:t>⭐</w:t>
      </w:r>
    </w:p>
    <w:p w:rsidR="00EC3387" w:rsidRPr="00C35218" w:rsidDel="006B40F5" w:rsidRDefault="00EC3387">
      <w:pPr>
        <w:spacing w:after="0" w:line="240" w:lineRule="auto"/>
        <w:jc w:val="both"/>
        <w:rPr>
          <w:del w:id="328" w:author="La Maravilla" w:date="2025-12-06T14:57:00Z"/>
          <w:lang w:val="es-ES"/>
          <w:rPrChange w:id="329" w:author="La Maravilla" w:date="2025-11-28T12:15:00Z">
            <w:rPr>
              <w:del w:id="330" w:author="La Maravilla" w:date="2025-12-06T14:57:00Z"/>
            </w:rPr>
          </w:rPrChange>
        </w:rPr>
        <w:pPrChange w:id="331" w:author="La Maravilla" w:date="2025-12-01T22:34:00Z">
          <w:pPr>
            <w:spacing w:after="0" w:line="240" w:lineRule="auto"/>
          </w:pPr>
        </w:pPrChange>
      </w:pPr>
    </w:p>
    <w:p w:rsidR="00EC3387" w:rsidRDefault="00EC3387">
      <w:pPr>
        <w:spacing w:after="0" w:line="240" w:lineRule="auto"/>
        <w:jc w:val="both"/>
        <w:rPr>
          <w:ins w:id="332" w:author="La Maravilla" w:date="2025-12-01T23:27:00Z"/>
          <w:lang w:val="es-ES"/>
        </w:rPr>
        <w:pPrChange w:id="333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>LOMO FINO A LO KAYAPA</w:t>
      </w:r>
      <w:r w:rsidR="002C1C5B" w:rsidRPr="002C1C5B">
        <w:rPr>
          <w:rFonts w:ascii="Segoe UI Symbol" w:hAnsi="Segoe UI Symbol" w:cs="Segoe UI Symbol"/>
          <w:b/>
          <w:sz w:val="28"/>
        </w:rPr>
        <w:t>⭐</w:t>
      </w:r>
      <w:r w:rsidRPr="002C1C5B">
        <w:rPr>
          <w:b/>
          <w:lang w:val="es-ES"/>
        </w:rPr>
        <w:t xml:space="preserve"> </w:t>
      </w:r>
      <w:r w:rsidRPr="00C35218">
        <w:rPr>
          <w:b/>
          <w:lang w:val="es-ES"/>
          <w:rPrChange w:id="33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35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36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37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38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39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40" w:author="La Maravilla" w:date="2025-11-28T12:15:00Z">
            <w:rPr>
              <w:b/>
            </w:rPr>
          </w:rPrChange>
        </w:rPr>
        <w:tab/>
      </w:r>
      <w:ins w:id="341" w:author="La Maravilla" w:date="2025-11-28T12:34:00Z">
        <w:r>
          <w:rPr>
            <w:b/>
            <w:lang w:val="es-ES"/>
          </w:rPr>
          <w:tab/>
        </w:r>
      </w:ins>
      <w:ins w:id="342" w:author="La Maravilla" w:date="2025-12-01T23:21:00Z">
        <w:r>
          <w:rPr>
            <w:b/>
            <w:lang w:val="es-ES"/>
          </w:rPr>
          <w:tab/>
        </w:r>
      </w:ins>
      <w:r w:rsidR="007E49EC">
        <w:rPr>
          <w:b/>
          <w:lang w:val="es-ES"/>
        </w:rPr>
        <w:t>— $16.9</w:t>
      </w:r>
      <w:r w:rsidRPr="00C35218">
        <w:rPr>
          <w:b/>
          <w:lang w:val="es-ES"/>
          <w:rPrChange w:id="343" w:author="La Maravilla" w:date="2025-11-28T12:15:00Z">
            <w:rPr>
              <w:b/>
            </w:rPr>
          </w:rPrChange>
        </w:rPr>
        <w:t>5</w:t>
      </w:r>
      <w:r w:rsidRPr="00C35218">
        <w:rPr>
          <w:b/>
          <w:lang w:val="es-ES"/>
          <w:rPrChange w:id="344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345" w:author="La Maravilla" w:date="2025-11-28T12:15:00Z">
            <w:rPr/>
          </w:rPrChange>
        </w:rPr>
        <w:t xml:space="preserve">Corte </w:t>
      </w:r>
      <w:del w:id="346" w:author="La Maravilla" w:date="2025-12-01T22:30:00Z">
        <w:r w:rsidRPr="00C35218" w:rsidDel="00667A3C">
          <w:rPr>
            <w:lang w:val="es-ES"/>
            <w:rPrChange w:id="347" w:author="La Maravilla" w:date="2025-11-28T12:15:00Z">
              <w:rPr/>
            </w:rPrChange>
          </w:rPr>
          <w:delText>premium</w:delText>
        </w:r>
      </w:del>
      <w:ins w:id="348" w:author="La Maravilla" w:date="2025-12-01T22:30:00Z">
        <w:r w:rsidRPr="00C35218">
          <w:rPr>
            <w:lang w:val="es-ES"/>
          </w:rPr>
          <w:t>Premium</w:t>
        </w:r>
      </w:ins>
      <w:r w:rsidRPr="00C35218">
        <w:rPr>
          <w:lang w:val="es-ES"/>
          <w:rPrChange w:id="349" w:author="La Maravilla" w:date="2025-11-28T12:15:00Z">
            <w:rPr/>
          </w:rPrChange>
        </w:rPr>
        <w:t xml:space="preserve"> de </w:t>
      </w:r>
      <w:del w:id="350" w:author="La Maravilla" w:date="2025-12-01T23:18:00Z">
        <w:r w:rsidRPr="00C35218" w:rsidDel="0063098D">
          <w:rPr>
            <w:lang w:val="es-ES"/>
            <w:rPrChange w:id="351" w:author="La Maravilla" w:date="2025-11-28T12:15:00Z">
              <w:rPr/>
            </w:rPrChange>
          </w:rPr>
          <w:delText xml:space="preserve">tierna </w:delText>
        </w:r>
      </w:del>
      <w:ins w:id="352" w:author="La Maravilla" w:date="2025-12-01T23:18:00Z">
        <w:r>
          <w:rPr>
            <w:lang w:val="es-ES"/>
          </w:rPr>
          <w:t>Lomo Fino de</w:t>
        </w:r>
        <w:r w:rsidRPr="00C35218">
          <w:rPr>
            <w:lang w:val="es-ES"/>
            <w:rPrChange w:id="353" w:author="La Maravilla" w:date="2025-11-28T12:15:00Z">
              <w:rPr/>
            </w:rPrChange>
          </w:rPr>
          <w:t xml:space="preserve"> </w:t>
        </w:r>
      </w:ins>
      <w:r w:rsidRPr="00C35218">
        <w:rPr>
          <w:lang w:val="es-ES"/>
          <w:rPrChange w:id="354" w:author="La Maravilla" w:date="2025-11-28T12:15:00Z">
            <w:rPr/>
          </w:rPrChange>
        </w:rPr>
        <w:t>res al grill en salsa oscura, mas champiñones, chorizo paisa</w:t>
      </w:r>
      <w:ins w:id="355" w:author="La Maravilla" w:date="2025-11-28T12:35:00Z">
        <w:r>
          <w:rPr>
            <w:lang w:val="es-ES"/>
          </w:rPr>
          <w:t xml:space="preserve"> </w:t>
        </w:r>
      </w:ins>
      <w:del w:id="356" w:author="La Maravilla" w:date="2025-11-28T12:32:00Z">
        <w:r w:rsidRPr="00C35218" w:rsidDel="009946CC">
          <w:rPr>
            <w:lang w:val="es-ES"/>
            <w:rPrChange w:id="357" w:author="La Maravilla" w:date="2025-11-28T12:15:00Z">
              <w:rPr/>
            </w:rPrChange>
          </w:rPr>
          <w:delText xml:space="preserve"> </w:delText>
        </w:r>
      </w:del>
      <w:r w:rsidRPr="00C35218">
        <w:rPr>
          <w:lang w:val="es-ES"/>
          <w:rPrChange w:id="358" w:author="La Maravilla" w:date="2025-11-28T12:15:00Z">
            <w:rPr/>
          </w:rPrChange>
        </w:rPr>
        <w:t>y camarones</w:t>
      </w:r>
      <w:r w:rsidR="00340998">
        <w:rPr>
          <w:lang w:val="es-ES"/>
        </w:rPr>
        <w:t>.</w:t>
      </w:r>
      <w:del w:id="359" w:author="La Maravilla" w:date="2025-12-01T23:20:00Z">
        <w:r w:rsidRPr="00C35218" w:rsidDel="00A8169A">
          <w:rPr>
            <w:lang w:val="es-ES"/>
            <w:rPrChange w:id="360" w:author="La Maravilla" w:date="2025-11-28T12:15:00Z">
              <w:rPr/>
            </w:rPrChange>
          </w:rPr>
          <w:delText>;</w:delText>
        </w:r>
      </w:del>
      <w:r w:rsidRPr="00C35218">
        <w:rPr>
          <w:lang w:val="es-ES"/>
          <w:rPrChange w:id="361" w:author="La Maravilla" w:date="2025-11-28T12:15:00Z">
            <w:rPr/>
          </w:rPrChange>
        </w:rPr>
        <w:t xml:space="preserve"> </w:t>
      </w:r>
    </w:p>
    <w:p w:rsidR="00EC3387" w:rsidRDefault="00EC3387">
      <w:pPr>
        <w:spacing w:after="0" w:line="240" w:lineRule="auto"/>
        <w:jc w:val="both"/>
        <w:rPr>
          <w:lang w:val="es-ES"/>
        </w:rPr>
        <w:pPrChange w:id="362" w:author="La Maravilla" w:date="2025-12-01T22:34:00Z">
          <w:pPr>
            <w:spacing w:after="0" w:line="240" w:lineRule="auto"/>
          </w:pPr>
        </w:pPrChange>
      </w:pPr>
      <w:ins w:id="363" w:author="La Maravilla" w:date="2025-12-02T11:52:00Z">
        <w:r>
          <w:rPr>
            <w:lang w:val="es-ES"/>
          </w:rPr>
          <w:t xml:space="preserve">Acompañado de </w:t>
        </w:r>
      </w:ins>
      <w:r w:rsidRPr="00C35218">
        <w:rPr>
          <w:lang w:val="es-ES"/>
          <w:rPrChange w:id="364" w:author="La Maravilla" w:date="2025-11-28T12:15:00Z">
            <w:rPr/>
          </w:rPrChange>
        </w:rPr>
        <w:t xml:space="preserve">puré de papa </w:t>
      </w:r>
      <w:ins w:id="365" w:author="La Maravilla" w:date="2025-12-02T11:53:00Z">
        <w:r>
          <w:rPr>
            <w:lang w:val="es-ES"/>
          </w:rPr>
          <w:t>tradicional</w:t>
        </w:r>
      </w:ins>
      <w:del w:id="366" w:author="La Maravilla" w:date="2025-12-02T11:53:00Z">
        <w:r w:rsidRPr="00C35218" w:rsidDel="008705AF">
          <w:rPr>
            <w:lang w:val="es-ES"/>
            <w:rPrChange w:id="367" w:author="La Maravilla" w:date="2025-11-28T12:15:00Z">
              <w:rPr/>
            </w:rPrChange>
          </w:rPr>
          <w:delText>casero</w:delText>
        </w:r>
      </w:del>
      <w:r w:rsidRPr="00C35218">
        <w:rPr>
          <w:lang w:val="es-ES"/>
          <w:rPrChange w:id="368" w:author="La Maravilla" w:date="2025-11-28T12:15:00Z">
            <w:rPr/>
          </w:rPrChange>
        </w:rPr>
        <w:t xml:space="preserve"> y ensalada fresca.</w:t>
      </w:r>
    </w:p>
    <w:p w:rsidR="00EC3387" w:rsidRDefault="00EC3387" w:rsidP="00EC3387">
      <w:pPr>
        <w:spacing w:after="0" w:line="240" w:lineRule="auto"/>
        <w:jc w:val="both"/>
        <w:rPr>
          <w:sz w:val="16"/>
          <w:lang w:val="es-ES"/>
        </w:rPr>
      </w:pPr>
    </w:p>
    <w:p w:rsidR="00EC2454" w:rsidRPr="00EC2454" w:rsidDel="0071422A" w:rsidRDefault="00EC2454">
      <w:pPr>
        <w:spacing w:after="0" w:line="240" w:lineRule="auto"/>
        <w:jc w:val="both"/>
        <w:rPr>
          <w:del w:id="369" w:author="La Maravilla" w:date="2025-12-06T14:51:00Z"/>
          <w:b/>
          <w:sz w:val="28"/>
          <w:lang w:val="es-ES"/>
          <w:rPrChange w:id="370" w:author="La Maravilla" w:date="2025-11-28T12:15:00Z">
            <w:rPr>
              <w:del w:id="371" w:author="La Maravilla" w:date="2025-12-06T14:51:00Z"/>
            </w:rPr>
          </w:rPrChange>
        </w:rPr>
        <w:pPrChange w:id="372" w:author="La Maravilla" w:date="2025-12-01T22:34:00Z">
          <w:pPr>
            <w:spacing w:after="0" w:line="240" w:lineRule="auto"/>
          </w:pPr>
        </w:pPrChange>
      </w:pPr>
      <w:r w:rsidRPr="002C1C5B">
        <w:rPr>
          <w:rFonts w:ascii="Segoe UI Symbol" w:hAnsi="Segoe UI Symbol" w:cs="Segoe UI Symbol"/>
          <w:b/>
          <w:sz w:val="28"/>
        </w:rPr>
        <w:t>⭐</w:t>
      </w:r>
    </w:p>
    <w:p w:rsidR="00EC2454" w:rsidRPr="002C1C5B" w:rsidDel="0071422A" w:rsidRDefault="00EC2454">
      <w:pPr>
        <w:spacing w:after="0" w:line="240" w:lineRule="auto"/>
        <w:jc w:val="both"/>
        <w:rPr>
          <w:del w:id="373" w:author="La Maravilla" w:date="2025-12-06T14:51:00Z"/>
          <w:b/>
          <w:sz w:val="28"/>
          <w:lang w:val="es-ES"/>
          <w:rPrChange w:id="374" w:author="La Maravilla" w:date="2025-11-28T12:15:00Z">
            <w:rPr>
              <w:del w:id="375" w:author="La Maravilla" w:date="2025-12-06T14:51:00Z"/>
            </w:rPr>
          </w:rPrChange>
        </w:rPr>
        <w:pPrChange w:id="376" w:author="La Maravilla" w:date="2025-12-01T22:34:00Z">
          <w:pPr>
            <w:spacing w:after="0" w:line="240" w:lineRule="auto"/>
          </w:pPr>
        </w:pPrChange>
      </w:pPr>
      <w:r w:rsidRPr="00EC2454">
        <w:rPr>
          <w:b/>
          <w:lang w:val="es-ES"/>
        </w:rPr>
        <w:t>KAYAPA</w:t>
      </w:r>
      <w:r w:rsidRPr="00C35218">
        <w:rPr>
          <w:b/>
          <w:lang w:val="es-ES"/>
        </w:rPr>
        <w:t>STA</w:t>
      </w:r>
      <w:r w:rsidRPr="002C1C5B">
        <w:rPr>
          <w:rFonts w:ascii="Segoe UI Symbol" w:hAnsi="Segoe UI Symbol" w:cs="Segoe UI Symbol"/>
          <w:b/>
          <w:sz w:val="28"/>
        </w:rPr>
        <w:t>⭐</w:t>
      </w:r>
    </w:p>
    <w:p w:rsidR="00EC2454" w:rsidRPr="00DD0FC6" w:rsidRDefault="00EC2454" w:rsidP="00EC2454">
      <w:pPr>
        <w:spacing w:after="0" w:line="240" w:lineRule="auto"/>
        <w:rPr>
          <w:bCs/>
          <w:lang w:val="es-ES"/>
        </w:rPr>
      </w:pP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 w:rsidRPr="00C35218">
        <w:rPr>
          <w:b/>
          <w:lang w:val="es-ES"/>
          <w:rPrChange w:id="377" w:author="La Maravilla" w:date="2025-11-28T12:15:00Z">
            <w:rPr>
              <w:b/>
            </w:rPr>
          </w:rPrChange>
        </w:rPr>
        <w:t>—</w:t>
      </w:r>
      <w:r>
        <w:rPr>
          <w:b/>
          <w:lang w:val="es-ES"/>
        </w:rPr>
        <w:t xml:space="preserve">          </w:t>
      </w:r>
      <w:r w:rsidRPr="00827CAD">
        <w:rPr>
          <w:b/>
          <w:lang w:val="es-ES"/>
          <w:rPrChange w:id="378" w:author="La Maravilla" w:date="2025-11-28T12:15:00Z">
            <w:rPr>
              <w:b/>
            </w:rPr>
          </w:rPrChange>
        </w:rPr>
        <w:t>$</w:t>
      </w:r>
      <w:r>
        <w:rPr>
          <w:b/>
          <w:lang w:val="es-ES"/>
        </w:rPr>
        <w:t>13.50</w:t>
      </w:r>
      <w:r w:rsidRPr="00C35218">
        <w:rPr>
          <w:b/>
          <w:lang w:val="es-ES"/>
          <w:rPrChange w:id="379" w:author="La Maravilla" w:date="2025-11-28T12:15:00Z">
            <w:rPr>
              <w:b/>
            </w:rPr>
          </w:rPrChange>
        </w:rPr>
        <w:br/>
      </w:r>
      <w:r>
        <w:rPr>
          <w:lang w:val="es-ES"/>
        </w:rPr>
        <w:t xml:space="preserve">Jugoso Corte de carne de res (Premiun) a la parrilla sobre una cama de </w:t>
      </w:r>
      <w:r>
        <w:t>espagueti al dente</w:t>
      </w:r>
      <w:r>
        <w:rPr>
          <w:lang w:val="es-ES"/>
        </w:rPr>
        <w:t xml:space="preserve"> bañado</w:t>
      </w:r>
      <w:r>
        <w:t xml:space="preserve"> con </w:t>
      </w:r>
      <w:r>
        <w:rPr>
          <w:lang w:val="es-ES"/>
        </w:rPr>
        <w:t>la salsa especial de la casa (Salsa Kayapa - contiene camarón y champiñón)</w:t>
      </w:r>
      <w:r>
        <w:t>.</w:t>
      </w:r>
    </w:p>
    <w:p w:rsidR="00EC2454" w:rsidRDefault="00EC2454" w:rsidP="00EC3387">
      <w:pPr>
        <w:spacing w:after="0" w:line="240" w:lineRule="auto"/>
        <w:jc w:val="both"/>
        <w:rPr>
          <w:sz w:val="16"/>
          <w:lang w:val="es-ES"/>
        </w:rPr>
      </w:pPr>
    </w:p>
    <w:p w:rsidR="00847CD5" w:rsidRPr="00EC2454" w:rsidDel="0071422A" w:rsidRDefault="00847CD5">
      <w:pPr>
        <w:spacing w:after="0" w:line="240" w:lineRule="auto"/>
        <w:jc w:val="both"/>
        <w:rPr>
          <w:del w:id="380" w:author="La Maravilla" w:date="2025-12-06T14:51:00Z"/>
          <w:b/>
          <w:sz w:val="28"/>
          <w:lang w:val="es-ES"/>
          <w:rPrChange w:id="381" w:author="La Maravilla" w:date="2025-11-28T12:15:00Z">
            <w:rPr>
              <w:del w:id="382" w:author="La Maravilla" w:date="2025-12-06T14:51:00Z"/>
            </w:rPr>
          </w:rPrChange>
        </w:rPr>
        <w:pPrChange w:id="383" w:author="La Maravilla" w:date="2025-12-01T22:34:00Z">
          <w:pPr>
            <w:spacing w:after="0" w:line="240" w:lineRule="auto"/>
          </w:pPr>
        </w:pPrChange>
      </w:pPr>
      <w:r w:rsidRPr="002C1C5B">
        <w:rPr>
          <w:rFonts w:ascii="Segoe UI Symbol" w:hAnsi="Segoe UI Symbol" w:cs="Segoe UI Symbol"/>
          <w:b/>
          <w:sz w:val="28"/>
        </w:rPr>
        <w:t>⭐</w:t>
      </w:r>
    </w:p>
    <w:p w:rsidR="00847CD5" w:rsidRPr="00EC2454" w:rsidDel="0071422A" w:rsidRDefault="00847CD5">
      <w:pPr>
        <w:spacing w:after="0" w:line="240" w:lineRule="auto"/>
        <w:jc w:val="both"/>
        <w:rPr>
          <w:del w:id="384" w:author="La Maravilla" w:date="2025-12-06T14:51:00Z"/>
          <w:b/>
          <w:sz w:val="28"/>
          <w:lang w:val="es-ES"/>
          <w:rPrChange w:id="385" w:author="La Maravilla" w:date="2025-11-28T12:15:00Z">
            <w:rPr>
              <w:del w:id="386" w:author="La Maravilla" w:date="2025-12-06T14:51:00Z"/>
            </w:rPr>
          </w:rPrChange>
        </w:rPr>
        <w:pPrChange w:id="387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COSTILLAS </w:t>
      </w:r>
      <w:r>
        <w:rPr>
          <w:b/>
          <w:lang w:val="es-ES"/>
        </w:rPr>
        <w:t>PREMIUN AHUMADAS</w:t>
      </w:r>
      <w:r w:rsidRPr="002C1C5B">
        <w:rPr>
          <w:rFonts w:ascii="Segoe UI Symbol" w:hAnsi="Segoe UI Symbol" w:cs="Segoe UI Symbol"/>
          <w:b/>
          <w:sz w:val="28"/>
        </w:rPr>
        <w:t>⭐</w:t>
      </w:r>
    </w:p>
    <w:p w:rsidR="00847CD5" w:rsidRPr="006A0D5E" w:rsidRDefault="00847CD5">
      <w:pPr>
        <w:spacing w:after="0" w:line="240" w:lineRule="auto"/>
        <w:jc w:val="both"/>
        <w:rPr>
          <w:ins w:id="388" w:author="La Maravilla" w:date="2025-12-01T22:24:00Z"/>
          <w:lang w:val="es-ES"/>
        </w:rPr>
        <w:pPrChange w:id="389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  <w:rPrChange w:id="39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91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92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93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94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395" w:author="La Maravilla" w:date="2025-11-28T12:15:00Z">
            <w:rPr>
              <w:b/>
            </w:rPr>
          </w:rPrChange>
        </w:rPr>
        <w:tab/>
      </w:r>
      <w:ins w:id="396" w:author="La Maravilla" w:date="2025-11-28T12:34:00Z">
        <w:r>
          <w:rPr>
            <w:b/>
            <w:lang w:val="es-ES"/>
          </w:rPr>
          <w:tab/>
        </w:r>
      </w:ins>
      <w:ins w:id="397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398" w:author="La Maravilla" w:date="2025-11-28T12:15:00Z">
            <w:rPr>
              <w:b/>
            </w:rPr>
          </w:rPrChange>
        </w:rPr>
        <w:t>— $1</w:t>
      </w:r>
      <w:r w:rsidR="00731014">
        <w:rPr>
          <w:b/>
          <w:lang w:val="es-ES"/>
        </w:rPr>
        <w:t>3.50</w:t>
      </w:r>
      <w:r w:rsidRPr="00C35218">
        <w:rPr>
          <w:b/>
          <w:lang w:val="es-ES"/>
          <w:rPrChange w:id="399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400" w:author="La Maravilla" w:date="2025-11-28T12:15:00Z">
            <w:rPr/>
          </w:rPrChange>
        </w:rPr>
        <w:t>Costillas</w:t>
      </w:r>
      <w:ins w:id="401" w:author="La Maravilla" w:date="2025-12-06T15:07:00Z">
        <w:r>
          <w:rPr>
            <w:lang w:val="es-ES"/>
          </w:rPr>
          <w:t xml:space="preserve"> Premium</w:t>
        </w:r>
      </w:ins>
      <w:del w:id="402" w:author="La Maravilla" w:date="2025-12-06T15:07:00Z">
        <w:r w:rsidRPr="00C35218" w:rsidDel="00911FAE">
          <w:rPr>
            <w:lang w:val="es-ES"/>
            <w:rPrChange w:id="403" w:author="La Maravilla" w:date="2025-11-28T12:15:00Z">
              <w:rPr/>
            </w:rPrChange>
          </w:rPr>
          <w:delText xml:space="preserve"> </w:delText>
        </w:r>
      </w:del>
      <w:ins w:id="404" w:author="La Maravilla" w:date="2025-12-06T15:07:00Z">
        <w:r>
          <w:rPr>
            <w:lang w:val="es-ES"/>
          </w:rPr>
          <w:t xml:space="preserve"> </w:t>
        </w:r>
      </w:ins>
      <w:r w:rsidRPr="00C35218">
        <w:rPr>
          <w:lang w:val="es-ES"/>
          <w:rPrChange w:id="405" w:author="La Maravilla" w:date="2025-11-28T12:15:00Z">
            <w:rPr/>
          </w:rPrChange>
        </w:rPr>
        <w:t>de cerdo</w:t>
      </w:r>
      <w:r>
        <w:rPr>
          <w:lang w:val="es-ES"/>
        </w:rPr>
        <w:t>,</w:t>
      </w:r>
      <w:r w:rsidR="006A0D5E">
        <w:rPr>
          <w:lang w:val="es-ES"/>
        </w:rPr>
        <w:t xml:space="preserve"> </w:t>
      </w:r>
      <w:r w:rsidR="006A0D5E">
        <w:t>cocidas a fuego lento y ahumadas artesanalmente</w:t>
      </w:r>
      <w:r w:rsidR="006A0D5E">
        <w:rPr>
          <w:lang w:val="es-ES"/>
        </w:rPr>
        <w:t xml:space="preserve"> al barril. Se sirven en la </w:t>
      </w:r>
      <w:del w:id="406" w:author="La Maravilla" w:date="2025-11-28T12:18:00Z">
        <w:r w:rsidRPr="00C35218" w:rsidDel="001C357B">
          <w:rPr>
            <w:lang w:val="es-ES"/>
            <w:rPrChange w:id="407" w:author="La Maravilla" w:date="2025-11-28T12:15:00Z">
              <w:rPr/>
            </w:rPrChange>
          </w:rPr>
          <w:delText>corte Americano</w:delText>
        </w:r>
        <w:r w:rsidRPr="00C35218" w:rsidDel="001C357B">
          <w:rPr>
            <w:b/>
            <w:lang w:val="es-ES"/>
            <w:rPrChange w:id="408" w:author="La Maravilla" w:date="2025-11-28T12:15:00Z">
              <w:rPr>
                <w:b/>
              </w:rPr>
            </w:rPrChange>
          </w:rPr>
          <w:delText xml:space="preserve">, preparadas en el horno </w:delText>
        </w:r>
        <w:r w:rsidRPr="00C35218" w:rsidDel="001C357B">
          <w:rPr>
            <w:lang w:val="es-ES"/>
            <w:rPrChange w:id="409" w:author="La Maravilla" w:date="2025-11-28T12:15:00Z">
              <w:rPr/>
            </w:rPrChange>
          </w:rPr>
          <w:delText xml:space="preserve"> y bañadas</w:delText>
        </w:r>
      </w:del>
      <w:r w:rsidRPr="00C35218">
        <w:rPr>
          <w:lang w:val="es-ES"/>
          <w:rPrChange w:id="410" w:author="La Maravilla" w:date="2025-11-28T12:15:00Z">
            <w:rPr/>
          </w:rPrChange>
        </w:rPr>
        <w:t xml:space="preserve">salsa </w:t>
      </w:r>
      <w:ins w:id="411" w:author="La Maravilla" w:date="2025-11-28T12:19:00Z">
        <w:r>
          <w:rPr>
            <w:lang w:val="es-ES"/>
          </w:rPr>
          <w:t>de</w:t>
        </w:r>
      </w:ins>
      <w:del w:id="412" w:author="La Maravilla" w:date="2025-11-28T12:19:00Z">
        <w:r w:rsidRPr="00C35218" w:rsidDel="001C357B">
          <w:rPr>
            <w:lang w:val="es-ES"/>
            <w:rPrChange w:id="413" w:author="La Maravilla" w:date="2025-11-28T12:15:00Z">
              <w:rPr/>
            </w:rPrChange>
          </w:rPr>
          <w:delText>a</w:delText>
        </w:r>
      </w:del>
      <w:r w:rsidRPr="00C35218">
        <w:rPr>
          <w:lang w:val="es-ES"/>
          <w:rPrChange w:id="414" w:author="La Maravilla" w:date="2025-11-28T12:15:00Z">
            <w:rPr/>
          </w:rPrChange>
        </w:rPr>
        <w:t xml:space="preserve"> su</w:t>
      </w:r>
      <w:ins w:id="415" w:author="La Maravilla" w:date="2025-12-01T22:25:00Z">
        <w:r>
          <w:rPr>
            <w:lang w:val="es-ES"/>
          </w:rPr>
          <w:t xml:space="preserve"> elección</w:t>
        </w:r>
      </w:ins>
      <w:r w:rsidRPr="00C35218">
        <w:rPr>
          <w:lang w:val="es-ES"/>
          <w:rPrChange w:id="416" w:author="La Maravilla" w:date="2025-11-28T12:15:00Z">
            <w:rPr/>
          </w:rPrChange>
        </w:rPr>
        <w:t xml:space="preserve"> </w:t>
      </w:r>
      <w:ins w:id="417" w:author="La Maravilla" w:date="2025-12-01T22:24:00Z">
        <w:r w:rsidRPr="006A0D5E">
          <w:rPr>
            <w:b/>
            <w:i/>
            <w:lang w:val="es-ES"/>
          </w:rPr>
          <w:t>(escoja entre bbq</w:t>
        </w:r>
      </w:ins>
      <w:r w:rsidRPr="006A0D5E">
        <w:rPr>
          <w:b/>
          <w:i/>
          <w:lang w:val="es-ES"/>
        </w:rPr>
        <w:t>,</w:t>
      </w:r>
      <w:ins w:id="418" w:author="La Maravilla" w:date="2025-12-01T22:24:00Z">
        <w:r w:rsidRPr="006A0D5E">
          <w:rPr>
            <w:b/>
            <w:i/>
            <w:lang w:val="es-ES"/>
          </w:rPr>
          <w:t xml:space="preserve"> maracuyá, </w:t>
        </w:r>
      </w:ins>
      <w:ins w:id="419" w:author="La Maravilla" w:date="2025-12-01T22:30:00Z">
        <w:r w:rsidRPr="006A0D5E">
          <w:rPr>
            <w:b/>
            <w:i/>
            <w:lang w:val="es-ES"/>
          </w:rPr>
          <w:t>búfalo</w:t>
        </w:r>
      </w:ins>
      <w:ins w:id="420" w:author="La Maravilla" w:date="2025-12-01T22:24:00Z">
        <w:r w:rsidRPr="006A0D5E">
          <w:rPr>
            <w:b/>
            <w:i/>
            <w:lang w:val="es-ES"/>
          </w:rPr>
          <w:t>, americana, miel-mostaza o bbq picante</w:t>
        </w:r>
        <w:r w:rsidRPr="002C0366">
          <w:rPr>
            <w:i/>
            <w:lang w:val="es-ES"/>
          </w:rPr>
          <w:t>)</w:t>
        </w:r>
        <w:r>
          <w:rPr>
            <w:lang w:val="es-ES"/>
          </w:rPr>
          <w:t xml:space="preserve"> </w:t>
        </w:r>
      </w:ins>
      <w:r w:rsidR="006A0D5E">
        <w:rPr>
          <w:lang w:val="es-ES"/>
        </w:rPr>
        <w:t xml:space="preserve">y se complementan </w:t>
      </w:r>
      <w:ins w:id="421" w:author="La Maravilla" w:date="2025-12-01T22:24:00Z">
        <w:r>
          <w:rPr>
            <w:lang w:val="es-ES"/>
          </w:rPr>
          <w:t>c</w:t>
        </w:r>
        <w:r w:rsidRPr="002C0366">
          <w:rPr>
            <w:lang w:val="es-ES"/>
          </w:rPr>
          <w:t xml:space="preserve">on </w:t>
        </w:r>
      </w:ins>
      <w:r>
        <w:rPr>
          <w:rStyle w:val="Textoennegrita"/>
          <w:b w:val="0"/>
          <w:lang w:val="es-ES"/>
        </w:rPr>
        <w:t>papa</w:t>
      </w:r>
      <w:r w:rsidR="006A0D5E">
        <w:rPr>
          <w:rStyle w:val="Textoennegrita"/>
          <w:b w:val="0"/>
          <w:lang w:val="es-ES"/>
        </w:rPr>
        <w:t>s fritas</w:t>
      </w:r>
      <w:r w:rsidRPr="002C0366">
        <w:rPr>
          <w:lang w:val="es-ES"/>
        </w:rPr>
        <w:t xml:space="preserve"> </w:t>
      </w:r>
      <w:ins w:id="422" w:author="La Maravilla" w:date="2025-12-01T22:24:00Z">
        <w:r w:rsidRPr="002C0366">
          <w:rPr>
            <w:lang w:val="es-ES"/>
          </w:rPr>
          <w:t>y ensalada fresca.</w:t>
        </w:r>
      </w:ins>
    </w:p>
    <w:p w:rsidR="00860294" w:rsidRDefault="00860294" w:rsidP="00860294">
      <w:pPr>
        <w:spacing w:after="0" w:line="240" w:lineRule="auto"/>
        <w:jc w:val="center"/>
        <w:rPr>
          <w:rFonts w:ascii="Segoe UI Symbol" w:hAnsi="Segoe UI Symbol" w:cs="Segoe UI Symbol"/>
          <w:b/>
          <w:color w:val="0070C0"/>
          <w:sz w:val="36"/>
        </w:rPr>
      </w:pPr>
    </w:p>
    <w:p w:rsidR="00DC29FA" w:rsidRPr="00860294" w:rsidRDefault="00FC7AFA" w:rsidP="00860294">
      <w:pPr>
        <w:spacing w:after="0" w:line="240" w:lineRule="auto"/>
        <w:jc w:val="center"/>
        <w:rPr>
          <w:rFonts w:ascii="Segoe UI Symbol" w:hAnsi="Segoe UI Symbol" w:cs="Segoe UI Symbol"/>
          <w:b/>
          <w:color w:val="0070C0"/>
          <w:sz w:val="36"/>
        </w:rPr>
      </w:pPr>
      <w:r w:rsidRPr="001A285F">
        <w:rPr>
          <w:rFonts w:ascii="Segoe UI Symbol" w:hAnsi="Segoe UI Symbol" w:cs="Segoe UI Symbol"/>
          <w:b/>
          <w:color w:val="0070C0"/>
          <w:sz w:val="36"/>
        </w:rPr>
        <w:t>⭐</w:t>
      </w:r>
      <w:r w:rsidR="00DC29FA" w:rsidRPr="00DC29FA">
        <w:rPr>
          <w:b/>
          <w:color w:val="FF0000"/>
          <w:sz w:val="28"/>
          <w:u w:val="single"/>
          <w:lang w:val="es-ES"/>
        </w:rPr>
        <w:t>CORTES DE CARNE</w:t>
      </w:r>
      <w:r w:rsidRPr="001A285F">
        <w:rPr>
          <w:rFonts w:ascii="Segoe UI Symbol" w:hAnsi="Segoe UI Symbol" w:cs="Segoe UI Symbol"/>
          <w:b/>
          <w:color w:val="0070C0"/>
          <w:sz w:val="36"/>
        </w:rPr>
        <w:t>⭐</w:t>
      </w:r>
    </w:p>
    <w:p w:rsidR="00B17218" w:rsidRPr="00C920DD" w:rsidRDefault="00B17218" w:rsidP="00DC29FA">
      <w:pPr>
        <w:spacing w:after="0" w:line="240" w:lineRule="auto"/>
        <w:jc w:val="center"/>
        <w:rPr>
          <w:b/>
          <w:color w:val="FF0000"/>
          <w:sz w:val="16"/>
          <w:u w:val="single"/>
          <w:lang w:val="es-ES"/>
        </w:rPr>
      </w:pPr>
    </w:p>
    <w:p w:rsidR="00DC29FA" w:rsidRPr="00A828A4" w:rsidRDefault="00DC29FA" w:rsidP="00DC29FA">
      <w:pPr>
        <w:spacing w:after="0" w:line="240" w:lineRule="auto"/>
        <w:jc w:val="center"/>
        <w:rPr>
          <w:b/>
          <w:i/>
          <w:sz w:val="32"/>
        </w:rPr>
      </w:pPr>
      <w:r w:rsidRPr="00A828A4">
        <w:rPr>
          <w:b/>
          <w:i/>
          <w:sz w:val="32"/>
        </w:rPr>
        <w:t>“</w:t>
      </w:r>
      <w:r w:rsidRPr="00A828A4">
        <w:rPr>
          <w:i/>
          <w:sz w:val="32"/>
        </w:rPr>
        <w:t xml:space="preserve">Contamos con una selección de cortes Premium </w:t>
      </w:r>
      <w:r w:rsidRPr="00A828A4">
        <w:rPr>
          <w:i/>
          <w:sz w:val="32"/>
          <w:lang w:val="es-ES"/>
        </w:rPr>
        <w:t>como</w:t>
      </w:r>
      <w:r w:rsidRPr="00A828A4">
        <w:rPr>
          <w:b/>
          <w:i/>
          <w:sz w:val="32"/>
          <w:lang w:val="es-ES"/>
        </w:rPr>
        <w:t xml:space="preserve"> </w:t>
      </w:r>
      <w:r w:rsidRPr="00A828A4">
        <w:rPr>
          <w:b/>
          <w:i/>
          <w:sz w:val="32"/>
        </w:rPr>
        <w:t xml:space="preserve">tomahawk, ribeye, </w:t>
      </w:r>
      <w:r w:rsidR="00A828A4">
        <w:rPr>
          <w:b/>
          <w:i/>
          <w:sz w:val="32"/>
          <w:lang w:val="es-ES"/>
        </w:rPr>
        <w:t xml:space="preserve">       </w:t>
      </w:r>
      <w:r w:rsidR="001161F9">
        <w:rPr>
          <w:b/>
          <w:i/>
          <w:sz w:val="32"/>
          <w:lang w:val="es-ES"/>
        </w:rPr>
        <w:t xml:space="preserve">  </w:t>
      </w:r>
      <w:r w:rsidRPr="00A828A4">
        <w:rPr>
          <w:b/>
          <w:i/>
          <w:sz w:val="32"/>
        </w:rPr>
        <w:t>t-bone</w:t>
      </w:r>
      <w:r w:rsidRPr="00A828A4">
        <w:rPr>
          <w:b/>
          <w:i/>
          <w:sz w:val="32"/>
          <w:lang w:val="es-ES"/>
        </w:rPr>
        <w:t>,</w:t>
      </w:r>
      <w:r w:rsidRPr="00A828A4">
        <w:rPr>
          <w:b/>
          <w:i/>
          <w:sz w:val="32"/>
        </w:rPr>
        <w:t xml:space="preserve"> picaña, cuadril, </w:t>
      </w:r>
      <w:r w:rsidRPr="00A828A4">
        <w:rPr>
          <w:b/>
          <w:i/>
          <w:sz w:val="32"/>
          <w:lang w:val="es-ES"/>
        </w:rPr>
        <w:t>cowboy</w:t>
      </w:r>
      <w:r w:rsidRPr="00A828A4">
        <w:rPr>
          <w:b/>
          <w:i/>
          <w:sz w:val="32"/>
        </w:rPr>
        <w:t xml:space="preserve"> o bife de chorizo</w:t>
      </w:r>
      <w:r w:rsidRPr="00A828A4">
        <w:rPr>
          <w:b/>
          <w:i/>
          <w:sz w:val="32"/>
          <w:lang w:val="es-ES"/>
        </w:rPr>
        <w:t xml:space="preserve">. </w:t>
      </w:r>
      <w:r w:rsidRPr="00A828A4">
        <w:rPr>
          <w:i/>
          <w:sz w:val="32"/>
        </w:rPr>
        <w:t>Consulte disponibilidad</w:t>
      </w:r>
      <w:r w:rsidRPr="00A828A4">
        <w:rPr>
          <w:i/>
          <w:sz w:val="32"/>
          <w:lang w:val="es-ES"/>
        </w:rPr>
        <w:t xml:space="preserve"> y precios</w:t>
      </w:r>
      <w:r w:rsidRPr="00A828A4">
        <w:rPr>
          <w:i/>
          <w:sz w:val="32"/>
        </w:rPr>
        <w:t xml:space="preserve"> de nuestras </w:t>
      </w:r>
      <w:r w:rsidRPr="00A828A4">
        <w:rPr>
          <w:i/>
          <w:sz w:val="32"/>
          <w:lang w:val="es-ES"/>
        </w:rPr>
        <w:t>existencias</w:t>
      </w:r>
      <w:r w:rsidRPr="00A828A4">
        <w:rPr>
          <w:i/>
          <w:sz w:val="32"/>
        </w:rPr>
        <w:t xml:space="preserve"> del día</w:t>
      </w:r>
      <w:r w:rsidRPr="00A828A4">
        <w:rPr>
          <w:b/>
          <w:i/>
          <w:sz w:val="32"/>
        </w:rPr>
        <w:t>”</w:t>
      </w:r>
    </w:p>
    <w:p w:rsidR="00963FFC" w:rsidRDefault="00963FFC" w:rsidP="00EC3387">
      <w:pPr>
        <w:spacing w:after="0" w:line="240" w:lineRule="auto"/>
        <w:jc w:val="both"/>
      </w:pPr>
    </w:p>
    <w:p w:rsidR="00860294" w:rsidRDefault="00860294" w:rsidP="00EC7B3A">
      <w:pPr>
        <w:spacing w:after="0" w:line="240" w:lineRule="auto"/>
        <w:jc w:val="center"/>
        <w:rPr>
          <w:rFonts w:ascii="Segoe UI Symbol" w:hAnsi="Segoe UI Symbol" w:cs="Segoe UI Symbol"/>
          <w:b/>
          <w:color w:val="F79646" w:themeColor="accent6"/>
          <w:sz w:val="28"/>
          <w:szCs w:val="28"/>
        </w:rPr>
      </w:pPr>
    </w:p>
    <w:p w:rsidR="00EC7B3A" w:rsidRPr="00DC29FA" w:rsidRDefault="00EC7B3A" w:rsidP="00EC7B3A">
      <w:pPr>
        <w:spacing w:after="0" w:line="240" w:lineRule="auto"/>
        <w:jc w:val="center"/>
        <w:rPr>
          <w:ins w:id="423" w:author="La Maravilla" w:date="2025-12-01T22:39:00Z"/>
          <w:b/>
          <w:sz w:val="28"/>
          <w:szCs w:val="28"/>
        </w:rPr>
      </w:pPr>
      <w:r w:rsidRPr="00DC29FA">
        <w:rPr>
          <w:rFonts w:ascii="Segoe UI Symbol" w:hAnsi="Segoe UI Symbol" w:cs="Segoe UI Symbol"/>
          <w:b/>
          <w:color w:val="F79646" w:themeColor="accent6"/>
          <w:sz w:val="28"/>
          <w:szCs w:val="28"/>
        </w:rPr>
        <w:t>🔥</w:t>
      </w:r>
      <w:r w:rsidRPr="00DC29FA">
        <w:rPr>
          <w:b/>
          <w:sz w:val="28"/>
          <w:szCs w:val="28"/>
        </w:rPr>
        <w:t xml:space="preserve"> </w:t>
      </w:r>
      <w:r w:rsidRPr="00A51621">
        <w:rPr>
          <w:b/>
          <w:color w:val="FF0000"/>
          <w:sz w:val="28"/>
          <w:szCs w:val="28"/>
          <w:u w:val="single"/>
        </w:rPr>
        <w:t>PARA COMPARTIR</w:t>
      </w:r>
      <w:r w:rsidRPr="00DC29FA">
        <w:rPr>
          <w:rFonts w:ascii="Segoe UI Symbol" w:hAnsi="Segoe UI Symbol" w:cs="Segoe UI Symbol"/>
          <w:b/>
          <w:color w:val="F79646" w:themeColor="accent6"/>
          <w:sz w:val="28"/>
          <w:szCs w:val="28"/>
        </w:rPr>
        <w:t>🔥</w:t>
      </w:r>
    </w:p>
    <w:p w:rsidR="005C4357" w:rsidRPr="00C35218" w:rsidDel="00645E5C" w:rsidRDefault="00BE36EC">
      <w:pPr>
        <w:spacing w:after="0" w:line="240" w:lineRule="auto"/>
        <w:jc w:val="both"/>
        <w:rPr>
          <w:del w:id="424" w:author="La Maravilla" w:date="2025-12-01T22:24:00Z"/>
          <w:lang w:val="es-ES"/>
          <w:rPrChange w:id="425" w:author="La Maravilla" w:date="2025-11-28T12:15:00Z">
            <w:rPr>
              <w:del w:id="426" w:author="La Maravilla" w:date="2025-12-01T22:24:00Z"/>
            </w:rPr>
          </w:rPrChange>
        </w:rPr>
        <w:pPrChange w:id="427" w:author="La Maravilla" w:date="2025-12-01T22:34:00Z">
          <w:pPr>
            <w:spacing w:after="0" w:line="240" w:lineRule="auto"/>
          </w:pPr>
        </w:pPrChange>
      </w:pPr>
      <w:del w:id="428" w:author="La Maravilla" w:date="2025-12-01T22:24:00Z">
        <w:r w:rsidRPr="00C35218" w:rsidDel="00645E5C">
          <w:rPr>
            <w:lang w:val="es-ES"/>
            <w:rPrChange w:id="429" w:author="La Maravilla" w:date="2025-11-28T12:15:00Z">
              <w:rPr/>
            </w:rPrChange>
          </w:rPr>
          <w:delText>elección</w:delText>
        </w:r>
      </w:del>
      <w:del w:id="430" w:author="La Maravilla" w:date="2025-11-28T12:30:00Z">
        <w:r w:rsidRPr="009946CC" w:rsidDel="009946CC">
          <w:rPr>
            <w:i/>
            <w:lang w:val="es-ES"/>
            <w:rPrChange w:id="431" w:author="La Maravilla" w:date="2025-11-28T12:30:00Z">
              <w:rPr/>
            </w:rPrChange>
          </w:rPr>
          <w:delText xml:space="preserve">: </w:delText>
        </w:r>
      </w:del>
      <w:del w:id="432" w:author="La Maravilla" w:date="2025-12-01T22:24:00Z">
        <w:r w:rsidRPr="009946CC" w:rsidDel="00645E5C">
          <w:rPr>
            <w:i/>
            <w:lang w:val="es-ES"/>
            <w:rPrChange w:id="433" w:author="La Maravilla" w:date="2025-11-28T12:30:00Z">
              <w:rPr/>
            </w:rPrChange>
          </w:rPr>
          <w:delText>bbq</w:delText>
        </w:r>
        <w:r w:rsidR="006B10E4" w:rsidRPr="009946CC" w:rsidDel="00645E5C">
          <w:rPr>
            <w:i/>
            <w:lang w:val="es-ES"/>
            <w:rPrChange w:id="434" w:author="La Maravilla" w:date="2025-11-28T12:30:00Z">
              <w:rPr/>
            </w:rPrChange>
          </w:rPr>
          <w:delText xml:space="preserve">, </w:delText>
        </w:r>
        <w:r w:rsidR="009A1943" w:rsidRPr="009946CC" w:rsidDel="00645E5C">
          <w:rPr>
            <w:i/>
            <w:lang w:val="es-ES"/>
            <w:rPrChange w:id="435" w:author="La Maravilla" w:date="2025-11-28T12:30:00Z">
              <w:rPr/>
            </w:rPrChange>
          </w:rPr>
          <w:delText xml:space="preserve">maracuyá, buffalo, </w:delText>
        </w:r>
      </w:del>
      <w:del w:id="436" w:author="La Maravilla" w:date="2025-11-28T12:32:00Z">
        <w:r w:rsidR="009A1943" w:rsidRPr="009946CC" w:rsidDel="009946CC">
          <w:rPr>
            <w:i/>
            <w:lang w:val="es-ES"/>
            <w:rPrChange w:id="437" w:author="La Maravilla" w:date="2025-11-28T12:30:00Z">
              <w:rPr/>
            </w:rPrChange>
          </w:rPr>
          <w:delText xml:space="preserve">bbq </w:delText>
        </w:r>
        <w:r w:rsidR="006B10E4" w:rsidRPr="009946CC" w:rsidDel="009946CC">
          <w:rPr>
            <w:i/>
            <w:lang w:val="es-ES"/>
            <w:rPrChange w:id="438" w:author="La Maravilla" w:date="2025-11-28T12:30:00Z">
              <w:rPr/>
            </w:rPrChange>
          </w:rPr>
          <w:delText>picante</w:delText>
        </w:r>
      </w:del>
      <w:del w:id="439" w:author="La Maravilla" w:date="2025-11-28T12:33:00Z">
        <w:r w:rsidR="006B10E4" w:rsidRPr="009946CC" w:rsidDel="009946CC">
          <w:rPr>
            <w:i/>
            <w:lang w:val="es-ES"/>
            <w:rPrChange w:id="440" w:author="La Maravilla" w:date="2025-11-28T12:30:00Z">
              <w:rPr/>
            </w:rPrChange>
          </w:rPr>
          <w:delText>,</w:delText>
        </w:r>
        <w:r w:rsidR="009A1943" w:rsidRPr="009946CC" w:rsidDel="009946CC">
          <w:rPr>
            <w:i/>
            <w:lang w:val="es-ES"/>
            <w:rPrChange w:id="441" w:author="La Maravilla" w:date="2025-11-28T12:30:00Z">
              <w:rPr/>
            </w:rPrChange>
          </w:rPr>
          <w:delText xml:space="preserve"> </w:delText>
        </w:r>
      </w:del>
      <w:del w:id="442" w:author="La Maravilla" w:date="2025-12-01T22:24:00Z">
        <w:r w:rsidR="009A1943" w:rsidRPr="009946CC" w:rsidDel="00645E5C">
          <w:rPr>
            <w:i/>
            <w:lang w:val="es-ES"/>
            <w:rPrChange w:id="443" w:author="La Maravilla" w:date="2025-11-28T12:30:00Z">
              <w:rPr/>
            </w:rPrChange>
          </w:rPr>
          <w:delText>americana</w:delText>
        </w:r>
      </w:del>
      <w:del w:id="444" w:author="La Maravilla" w:date="2025-11-28T12:33:00Z">
        <w:r w:rsidR="006B10E4" w:rsidRPr="009946CC" w:rsidDel="009946CC">
          <w:rPr>
            <w:i/>
            <w:lang w:val="es-ES"/>
            <w:rPrChange w:id="445" w:author="La Maravilla" w:date="2025-11-28T12:30:00Z">
              <w:rPr/>
            </w:rPrChange>
          </w:rPr>
          <w:delText xml:space="preserve"> o </w:delText>
        </w:r>
      </w:del>
      <w:del w:id="446" w:author="La Maravilla" w:date="2025-12-01T22:24:00Z">
        <w:r w:rsidR="006B10E4" w:rsidRPr="009946CC" w:rsidDel="00645E5C">
          <w:rPr>
            <w:i/>
            <w:lang w:val="es-ES"/>
            <w:rPrChange w:id="447" w:author="La Maravilla" w:date="2025-11-28T12:30:00Z">
              <w:rPr/>
            </w:rPrChange>
          </w:rPr>
          <w:delText>miel-mostaza</w:delText>
        </w:r>
      </w:del>
      <w:del w:id="448" w:author="La Maravilla" w:date="2025-11-28T12:35:00Z">
        <w:r w:rsidR="006B10E4" w:rsidRPr="00C35218" w:rsidDel="009946CC">
          <w:rPr>
            <w:lang w:val="es-ES"/>
            <w:rPrChange w:id="449" w:author="La Maravilla" w:date="2025-11-28T12:15:00Z">
              <w:rPr/>
            </w:rPrChange>
          </w:rPr>
          <w:delText>.</w:delText>
        </w:r>
      </w:del>
      <w:del w:id="450" w:author="La Maravilla" w:date="2025-11-28T12:30:00Z">
        <w:r w:rsidR="006B10E4" w:rsidRPr="00C35218" w:rsidDel="009946CC">
          <w:rPr>
            <w:lang w:val="es-ES"/>
            <w:rPrChange w:id="451" w:author="La Maravilla" w:date="2025-11-28T12:15:00Z">
              <w:rPr/>
            </w:rPrChange>
          </w:rPr>
          <w:delText xml:space="preserve"> </w:delText>
        </w:r>
      </w:del>
      <w:del w:id="452" w:author="La Maravilla" w:date="2025-11-28T12:35:00Z">
        <w:r w:rsidR="006B10E4" w:rsidRPr="00C35218" w:rsidDel="009946CC">
          <w:rPr>
            <w:lang w:val="es-ES"/>
            <w:rPrChange w:id="453" w:author="La Maravilla" w:date="2025-11-28T12:15:00Z">
              <w:rPr/>
            </w:rPrChange>
          </w:rPr>
          <w:delText>C</w:delText>
        </w:r>
      </w:del>
      <w:del w:id="454" w:author="La Maravilla" w:date="2025-12-01T22:24:00Z">
        <w:r w:rsidR="006B10E4" w:rsidRPr="00C35218" w:rsidDel="00645E5C">
          <w:rPr>
            <w:lang w:val="es-ES"/>
            <w:rPrChange w:id="455" w:author="La Maravilla" w:date="2025-11-28T12:15:00Z">
              <w:rPr/>
            </w:rPrChange>
          </w:rPr>
          <w:delText>on papas fritas y ensalada</w:delText>
        </w:r>
        <w:r w:rsidR="00F329DE" w:rsidRPr="00C35218" w:rsidDel="00645E5C">
          <w:rPr>
            <w:lang w:val="es-ES"/>
            <w:rPrChange w:id="456" w:author="La Maravilla" w:date="2025-11-28T12:15:00Z">
              <w:rPr/>
            </w:rPrChange>
          </w:rPr>
          <w:delText xml:space="preserve"> fresca</w:delText>
        </w:r>
        <w:r w:rsidR="006B10E4" w:rsidRPr="00C35218" w:rsidDel="00645E5C">
          <w:rPr>
            <w:lang w:val="es-ES"/>
            <w:rPrChange w:id="457" w:author="La Maravilla" w:date="2025-11-28T12:15:00Z">
              <w:rPr/>
            </w:rPrChange>
          </w:rPr>
          <w:delText>.</w:delText>
        </w:r>
      </w:del>
    </w:p>
    <w:p w:rsidR="00C35218" w:rsidRPr="00C35218" w:rsidDel="00645E5C" w:rsidRDefault="00C35218">
      <w:pPr>
        <w:spacing w:after="0" w:line="240" w:lineRule="auto"/>
        <w:jc w:val="both"/>
        <w:rPr>
          <w:del w:id="458" w:author="La Maravilla" w:date="2025-12-01T22:24:00Z"/>
          <w:lang w:val="es-ES"/>
          <w:rPrChange w:id="459" w:author="La Maravilla" w:date="2025-11-28T12:15:00Z">
            <w:rPr>
              <w:del w:id="460" w:author="La Maravilla" w:date="2025-12-01T22:24:00Z"/>
            </w:rPr>
          </w:rPrChange>
        </w:rPr>
        <w:pPrChange w:id="461" w:author="La Maravilla" w:date="2025-12-01T22:34:00Z">
          <w:pPr>
            <w:spacing w:after="0" w:line="240" w:lineRule="auto"/>
          </w:pPr>
        </w:pPrChange>
      </w:pPr>
    </w:p>
    <w:p w:rsidR="0022358E" w:rsidRPr="00EB4F76" w:rsidRDefault="0022358E" w:rsidP="0022358E">
      <w:pPr>
        <w:spacing w:after="0" w:line="240" w:lineRule="auto"/>
        <w:rPr>
          <w:lang w:val="es-ES"/>
        </w:rPr>
      </w:pPr>
    </w:p>
    <w:p w:rsidR="008E510A" w:rsidRDefault="008E510A">
      <w:pPr>
        <w:spacing w:after="0" w:line="240" w:lineRule="auto"/>
        <w:jc w:val="both"/>
        <w:rPr>
          <w:ins w:id="462" w:author="La Maravilla" w:date="2025-11-28T12:34:00Z"/>
          <w:lang w:val="es-ES"/>
        </w:rPr>
        <w:pPrChange w:id="463" w:author="La Maravilla" w:date="2025-12-01T23:27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BANDEJA TRADICIONAL A LO POBRE </w:t>
      </w:r>
      <w:r w:rsidRPr="00C35218">
        <w:rPr>
          <w:b/>
          <w:lang w:val="es-ES"/>
          <w:rPrChange w:id="464" w:author="La Maravilla" w:date="2025-11-28T12:15:00Z">
            <w:rPr>
              <w:b/>
            </w:rPr>
          </w:rPrChange>
        </w:rPr>
        <w:t>(</w:t>
      </w:r>
      <w:ins w:id="465" w:author="La Maravilla" w:date="2025-12-01T23:16:00Z">
        <w:r>
          <w:rPr>
            <w:b/>
            <w:lang w:val="es-ES"/>
          </w:rPr>
          <w:t xml:space="preserve">sugerido para </w:t>
        </w:r>
      </w:ins>
      <w:r w:rsidR="00447BC1" w:rsidRPr="00C35218">
        <w:rPr>
          <w:b/>
          <w:lang w:val="es-ES"/>
          <w:rPrChange w:id="466" w:author="La Maravilla" w:date="2025-11-28T12:15:00Z">
            <w:rPr>
              <w:b/>
            </w:rPr>
          </w:rPrChange>
        </w:rPr>
        <w:t xml:space="preserve">3–4 </w:t>
      </w:r>
      <w:r w:rsidRPr="00C35218">
        <w:rPr>
          <w:b/>
          <w:lang w:val="es-ES"/>
          <w:rPrChange w:id="467" w:author="La Maravilla" w:date="2025-11-28T12:15:00Z">
            <w:rPr>
              <w:b/>
            </w:rPr>
          </w:rPrChange>
        </w:rPr>
        <w:t xml:space="preserve"> personas) </w:t>
      </w:r>
      <w:r w:rsidRPr="00C35218">
        <w:rPr>
          <w:b/>
          <w:lang w:val="es-ES"/>
          <w:rPrChange w:id="468" w:author="La Maravilla" w:date="2025-11-28T12:15:00Z">
            <w:rPr>
              <w:b/>
            </w:rPr>
          </w:rPrChange>
        </w:rPr>
        <w:tab/>
      </w:r>
      <w:del w:id="469" w:author="La Maravilla" w:date="2025-11-28T12:36:00Z">
        <w:r w:rsidRPr="00C35218" w:rsidDel="000C4BD6">
          <w:rPr>
            <w:b/>
            <w:lang w:val="es-ES"/>
            <w:rPrChange w:id="470" w:author="La Maravilla" w:date="2025-11-28T12:15:00Z">
              <w:rPr>
                <w:b/>
              </w:rPr>
            </w:rPrChange>
          </w:rPr>
          <w:tab/>
        </w:r>
      </w:del>
      <w:del w:id="471" w:author="La Maravilla" w:date="2025-12-01T23:16:00Z">
        <w:r w:rsidRPr="00C35218" w:rsidDel="0063098D">
          <w:rPr>
            <w:b/>
            <w:lang w:val="es-ES"/>
            <w:rPrChange w:id="472" w:author="La Maravilla" w:date="2025-11-28T12:15:00Z">
              <w:rPr>
                <w:b/>
              </w:rPr>
            </w:rPrChange>
          </w:rPr>
          <w:tab/>
        </w:r>
        <w:r w:rsidRPr="00C35218" w:rsidDel="0063098D">
          <w:rPr>
            <w:b/>
            <w:lang w:val="es-ES"/>
            <w:rPrChange w:id="473" w:author="La Maravilla" w:date="2025-11-28T12:15:00Z">
              <w:rPr>
                <w:b/>
              </w:rPr>
            </w:rPrChange>
          </w:rPr>
          <w:tab/>
        </w:r>
      </w:del>
      <w:r w:rsidRPr="00C35218">
        <w:rPr>
          <w:b/>
          <w:lang w:val="es-ES"/>
          <w:rPrChange w:id="474" w:author="La Maravilla" w:date="2025-11-28T12:15:00Z">
            <w:rPr>
              <w:b/>
            </w:rPr>
          </w:rPrChange>
        </w:rPr>
        <w:tab/>
      </w:r>
      <w:ins w:id="475" w:author="La Maravilla" w:date="2025-11-28T12:34:00Z">
        <w:r>
          <w:rPr>
            <w:b/>
            <w:lang w:val="es-ES"/>
          </w:rPr>
          <w:tab/>
        </w:r>
      </w:ins>
      <w:ins w:id="476" w:author="La Maravilla" w:date="2025-12-01T23:27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477" w:author="La Maravilla" w:date="2025-11-28T12:15:00Z">
            <w:rPr>
              <w:b/>
            </w:rPr>
          </w:rPrChange>
        </w:rPr>
        <w:t>—</w:t>
      </w:r>
      <w:ins w:id="478" w:author="La Maravilla" w:date="2025-12-01T22:48:00Z">
        <w:r>
          <w:rPr>
            <w:b/>
            <w:lang w:val="es-ES"/>
          </w:rPr>
          <w:t xml:space="preserve">  </w:t>
        </w:r>
      </w:ins>
      <w:r w:rsidRPr="00C35218">
        <w:rPr>
          <w:b/>
          <w:lang w:val="es-ES"/>
          <w:rPrChange w:id="479" w:author="La Maravilla" w:date="2025-11-28T12:15:00Z">
            <w:rPr>
              <w:b/>
            </w:rPr>
          </w:rPrChange>
        </w:rPr>
        <w:t>$</w:t>
      </w:r>
      <w:del w:id="480" w:author="La Maravilla" w:date="2025-12-06T14:46:00Z">
        <w:r w:rsidRPr="00C35218" w:rsidDel="00977D50">
          <w:rPr>
            <w:b/>
            <w:lang w:val="es-ES"/>
            <w:rPrChange w:id="481" w:author="La Maravilla" w:date="2025-11-28T12:15:00Z">
              <w:rPr>
                <w:b/>
              </w:rPr>
            </w:rPrChange>
          </w:rPr>
          <w:delText>16.00</w:delText>
        </w:r>
      </w:del>
      <w:ins w:id="482" w:author="La Maravilla" w:date="2025-12-06T14:46:00Z">
        <w:r>
          <w:rPr>
            <w:b/>
            <w:lang w:val="es-ES"/>
          </w:rPr>
          <w:t>1</w:t>
        </w:r>
      </w:ins>
      <w:r>
        <w:rPr>
          <w:b/>
          <w:lang w:val="es-ES"/>
        </w:rPr>
        <w:t>7</w:t>
      </w:r>
      <w:ins w:id="483" w:author="La Maravilla" w:date="2025-12-06T14:46:00Z">
        <w:r>
          <w:rPr>
            <w:b/>
            <w:lang w:val="es-ES"/>
          </w:rPr>
          <w:t>.</w:t>
        </w:r>
      </w:ins>
      <w:r w:rsidR="00447BC1">
        <w:rPr>
          <w:b/>
          <w:lang w:val="es-ES"/>
        </w:rPr>
        <w:t>50</w:t>
      </w:r>
      <w:r w:rsidRPr="00C35218">
        <w:rPr>
          <w:b/>
          <w:lang w:val="es-ES"/>
          <w:rPrChange w:id="484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485" w:author="La Maravilla" w:date="2025-11-28T12:15:00Z">
            <w:rPr/>
          </w:rPrChange>
        </w:rPr>
        <w:t xml:space="preserve">Selección de carnes y sabores típicos: pollo, res, salchicha especial, queso fresco, yuca frita, </w:t>
      </w:r>
    </w:p>
    <w:p w:rsidR="008E510A" w:rsidRPr="00C35218" w:rsidRDefault="008E510A">
      <w:pPr>
        <w:spacing w:after="0" w:line="240" w:lineRule="auto"/>
        <w:jc w:val="both"/>
        <w:rPr>
          <w:lang w:val="es-ES"/>
          <w:rPrChange w:id="486" w:author="La Maravilla" w:date="2025-11-28T12:15:00Z">
            <w:rPr/>
          </w:rPrChange>
        </w:rPr>
        <w:pPrChange w:id="487" w:author="La Maravilla" w:date="2025-12-01T22:34:00Z">
          <w:pPr>
            <w:spacing w:after="0" w:line="240" w:lineRule="auto"/>
          </w:pPr>
        </w:pPrChange>
      </w:pPr>
      <w:r w:rsidRPr="00C35218">
        <w:rPr>
          <w:lang w:val="es-ES"/>
          <w:rPrChange w:id="488" w:author="La Maravilla" w:date="2025-11-28T12:15:00Z">
            <w:rPr/>
          </w:rPrChange>
        </w:rPr>
        <w:t>maduro frito, chimichurri y salsas.</w:t>
      </w:r>
    </w:p>
    <w:p w:rsidR="008E510A" w:rsidRPr="00C35218" w:rsidRDefault="008E510A">
      <w:pPr>
        <w:spacing w:after="0" w:line="240" w:lineRule="auto"/>
        <w:jc w:val="both"/>
        <w:rPr>
          <w:lang w:val="es-ES"/>
          <w:rPrChange w:id="489" w:author="La Maravilla" w:date="2025-11-28T12:15:00Z">
            <w:rPr/>
          </w:rPrChange>
        </w:rPr>
        <w:pPrChange w:id="490" w:author="La Maravilla" w:date="2025-12-01T22:34:00Z">
          <w:pPr>
            <w:spacing w:after="0" w:line="240" w:lineRule="auto"/>
          </w:pPr>
        </w:pPrChange>
      </w:pPr>
    </w:p>
    <w:p w:rsidR="008E510A" w:rsidRDefault="008E510A">
      <w:pPr>
        <w:spacing w:after="0" w:line="240" w:lineRule="auto"/>
        <w:jc w:val="both"/>
        <w:rPr>
          <w:ins w:id="491" w:author="La Maravilla" w:date="2025-11-28T12:34:00Z"/>
          <w:lang w:val="es-ES"/>
        </w:rPr>
        <w:pPrChange w:id="492" w:author="La Maravilla" w:date="2025-12-01T22:34:00Z">
          <w:pPr>
            <w:spacing w:after="0" w:line="240" w:lineRule="auto"/>
          </w:pPr>
        </w:pPrChange>
      </w:pPr>
      <w:r w:rsidRPr="00C35218">
        <w:rPr>
          <w:b/>
          <w:lang w:val="es-ES"/>
        </w:rPr>
        <w:t xml:space="preserve">BANDEJA SUPREMA MARAVILLA </w:t>
      </w:r>
      <w:r w:rsidRPr="00C35218">
        <w:rPr>
          <w:b/>
          <w:lang w:val="es-ES"/>
          <w:rPrChange w:id="493" w:author="La Maravilla" w:date="2025-11-28T12:15:00Z">
            <w:rPr>
              <w:b/>
            </w:rPr>
          </w:rPrChange>
        </w:rPr>
        <w:t>(</w:t>
      </w:r>
      <w:ins w:id="494" w:author="La Maravilla" w:date="2025-12-01T23:16:00Z">
        <w:r>
          <w:rPr>
            <w:b/>
            <w:lang w:val="es-ES"/>
          </w:rPr>
          <w:t xml:space="preserve">sugerido para </w:t>
        </w:r>
      </w:ins>
      <w:r w:rsidRPr="00C35218">
        <w:rPr>
          <w:b/>
          <w:lang w:val="es-ES"/>
          <w:rPrChange w:id="495" w:author="La Maravilla" w:date="2025-11-28T12:15:00Z">
            <w:rPr>
              <w:b/>
            </w:rPr>
          </w:rPrChange>
        </w:rPr>
        <w:t xml:space="preserve">3–4 personas) </w:t>
      </w:r>
      <w:r w:rsidRPr="00C35218">
        <w:rPr>
          <w:b/>
          <w:lang w:val="es-ES"/>
          <w:rPrChange w:id="496" w:author="La Maravilla" w:date="2025-11-28T12:15:00Z">
            <w:rPr>
              <w:b/>
            </w:rPr>
          </w:rPrChange>
        </w:rPr>
        <w:tab/>
      </w:r>
      <w:del w:id="497" w:author="La Maravilla" w:date="2025-12-01T23:16:00Z">
        <w:r w:rsidRPr="00C35218" w:rsidDel="0063098D">
          <w:rPr>
            <w:b/>
            <w:lang w:val="es-ES"/>
            <w:rPrChange w:id="498" w:author="La Maravilla" w:date="2025-11-28T12:15:00Z">
              <w:rPr>
                <w:b/>
              </w:rPr>
            </w:rPrChange>
          </w:rPr>
          <w:tab/>
        </w:r>
        <w:r w:rsidRPr="00C35218" w:rsidDel="0063098D">
          <w:rPr>
            <w:b/>
            <w:lang w:val="es-ES"/>
            <w:rPrChange w:id="499" w:author="La Maravilla" w:date="2025-11-28T12:15:00Z">
              <w:rPr>
                <w:b/>
              </w:rPr>
            </w:rPrChange>
          </w:rPr>
          <w:tab/>
        </w:r>
      </w:del>
      <w:r w:rsidRPr="00C35218">
        <w:rPr>
          <w:b/>
          <w:lang w:val="es-ES"/>
          <w:rPrChange w:id="500" w:author="La Maravilla" w:date="2025-11-28T12:15:00Z">
            <w:rPr>
              <w:b/>
            </w:rPr>
          </w:rPrChange>
        </w:rPr>
        <w:tab/>
      </w:r>
      <w:r w:rsidRPr="00C35218">
        <w:rPr>
          <w:b/>
          <w:lang w:val="es-ES"/>
          <w:rPrChange w:id="501" w:author="La Maravilla" w:date="2025-11-28T12:15:00Z">
            <w:rPr>
              <w:b/>
            </w:rPr>
          </w:rPrChange>
        </w:rPr>
        <w:tab/>
      </w:r>
      <w:ins w:id="502" w:author="La Maravilla" w:date="2025-11-28T12:34:00Z">
        <w:r>
          <w:rPr>
            <w:b/>
            <w:lang w:val="es-ES"/>
          </w:rPr>
          <w:tab/>
        </w:r>
      </w:ins>
      <w:ins w:id="503" w:author="La Maravilla" w:date="2025-12-01T23:21:00Z">
        <w:r>
          <w:rPr>
            <w:b/>
            <w:lang w:val="es-ES"/>
          </w:rPr>
          <w:tab/>
        </w:r>
      </w:ins>
      <w:r w:rsidRPr="00C35218">
        <w:rPr>
          <w:b/>
          <w:lang w:val="es-ES"/>
          <w:rPrChange w:id="504" w:author="La Maravilla" w:date="2025-11-28T12:15:00Z">
            <w:rPr>
              <w:b/>
            </w:rPr>
          </w:rPrChange>
        </w:rPr>
        <w:t>— $25.00</w:t>
      </w:r>
      <w:r w:rsidRPr="00C35218">
        <w:rPr>
          <w:b/>
          <w:lang w:val="es-ES"/>
          <w:rPrChange w:id="505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506" w:author="La Maravilla" w:date="2025-11-28T12:15:00Z">
            <w:rPr/>
          </w:rPrChange>
        </w:rPr>
        <w:t>Carne de res</w:t>
      </w:r>
      <w:ins w:id="507" w:author="La Maravilla" w:date="2025-12-06T14:47:00Z">
        <w:r>
          <w:rPr>
            <w:lang w:val="es-ES"/>
          </w:rPr>
          <w:t xml:space="preserve"> al grill</w:t>
        </w:r>
      </w:ins>
      <w:r w:rsidRPr="00C35218">
        <w:rPr>
          <w:lang w:val="es-ES"/>
          <w:rPrChange w:id="508" w:author="La Maravilla" w:date="2025-11-28T12:15:00Z">
            <w:rPr/>
          </w:rPrChange>
        </w:rPr>
        <w:t>,</w:t>
      </w:r>
      <w:r w:rsidRPr="00C35218">
        <w:rPr>
          <w:b/>
          <w:i/>
          <w:lang w:val="es-ES"/>
          <w:rPrChange w:id="509" w:author="La Maravilla" w:date="2025-11-28T12:15:00Z">
            <w:rPr>
              <w:b/>
              <w:i/>
            </w:rPr>
          </w:rPrChange>
        </w:rPr>
        <w:t xml:space="preserve"> camarón</w:t>
      </w:r>
      <w:r w:rsidRPr="00C35218">
        <w:rPr>
          <w:lang w:val="es-ES"/>
          <w:rPrChange w:id="510" w:author="La Maravilla" w:date="2025-11-28T12:15:00Z">
            <w:rPr/>
          </w:rPrChange>
        </w:rPr>
        <w:t xml:space="preserve">, </w:t>
      </w:r>
      <w:r w:rsidRPr="00C35218">
        <w:rPr>
          <w:b/>
          <w:i/>
          <w:lang w:val="es-ES"/>
          <w:rPrChange w:id="511" w:author="La Maravilla" w:date="2025-11-28T12:15:00Z">
            <w:rPr>
              <w:b/>
              <w:i/>
            </w:rPr>
          </w:rPrChange>
        </w:rPr>
        <w:t xml:space="preserve">chorizo paisa, </w:t>
      </w:r>
      <w:r>
        <w:rPr>
          <w:b/>
          <w:i/>
          <w:lang w:val="es-ES"/>
        </w:rPr>
        <w:t xml:space="preserve">6 </w:t>
      </w:r>
      <w:r w:rsidRPr="00C35218">
        <w:rPr>
          <w:b/>
          <w:i/>
          <w:lang w:val="es-ES"/>
          <w:rPrChange w:id="512" w:author="La Maravilla" w:date="2025-11-28T12:15:00Z">
            <w:rPr>
              <w:b/>
              <w:i/>
            </w:rPr>
          </w:rPrChange>
        </w:rPr>
        <w:t>alitas bbq</w:t>
      </w:r>
      <w:r w:rsidRPr="00C35218">
        <w:rPr>
          <w:lang w:val="es-ES"/>
          <w:rPrChange w:id="513" w:author="La Maravilla" w:date="2025-11-28T12:15:00Z">
            <w:rPr/>
          </w:rPrChange>
        </w:rPr>
        <w:t xml:space="preserve">, queso fresco, </w:t>
      </w:r>
      <w:del w:id="514" w:author="La Maravilla" w:date="2025-12-01T22:31:00Z">
        <w:r w:rsidRPr="00C35218" w:rsidDel="00667A3C">
          <w:rPr>
            <w:lang w:val="es-ES"/>
            <w:rPrChange w:id="515" w:author="La Maravilla" w:date="2025-11-28T12:15:00Z">
              <w:rPr/>
            </w:rPrChange>
          </w:rPr>
          <w:delText>yucca</w:delText>
        </w:r>
      </w:del>
      <w:ins w:id="516" w:author="La Maravilla" w:date="2025-12-01T22:31:00Z">
        <w:r w:rsidRPr="00C35218">
          <w:rPr>
            <w:lang w:val="es-ES"/>
          </w:rPr>
          <w:t>yuca</w:t>
        </w:r>
      </w:ins>
      <w:r w:rsidRPr="00C35218">
        <w:rPr>
          <w:lang w:val="es-ES"/>
          <w:rPrChange w:id="517" w:author="La Maravilla" w:date="2025-11-28T12:15:00Z">
            <w:rPr/>
          </w:rPrChange>
        </w:rPr>
        <w:t xml:space="preserve"> dorada, maduro frito,</w:t>
      </w:r>
    </w:p>
    <w:p w:rsidR="00EC7B3A" w:rsidRDefault="008E510A" w:rsidP="00EC7B3A">
      <w:pPr>
        <w:spacing w:after="0" w:line="240" w:lineRule="auto"/>
        <w:jc w:val="both"/>
        <w:rPr>
          <w:lang w:val="es-ES"/>
        </w:rPr>
      </w:pPr>
      <w:del w:id="518" w:author="La Maravilla" w:date="2025-11-28T12:34:00Z">
        <w:r w:rsidRPr="00C35218" w:rsidDel="009946CC">
          <w:rPr>
            <w:lang w:val="es-ES"/>
            <w:rPrChange w:id="519" w:author="La Maravilla" w:date="2025-11-28T12:15:00Z">
              <w:rPr/>
            </w:rPrChange>
          </w:rPr>
          <w:delText xml:space="preserve"> </w:delText>
        </w:r>
      </w:del>
      <w:r w:rsidRPr="00C35218">
        <w:rPr>
          <w:lang w:val="es-ES"/>
          <w:rPrChange w:id="520" w:author="La Maravilla" w:date="2025-11-28T12:15:00Z">
            <w:rPr/>
          </w:rPrChange>
        </w:rPr>
        <w:t>chimichurri y salsas.</w:t>
      </w:r>
    </w:p>
    <w:p w:rsidR="00EC3387" w:rsidRPr="00C920DD" w:rsidRDefault="00EC3387" w:rsidP="00EC7B3A">
      <w:pPr>
        <w:spacing w:after="0" w:line="240" w:lineRule="auto"/>
        <w:jc w:val="both"/>
        <w:rPr>
          <w:sz w:val="6"/>
          <w:lang w:val="es-ES"/>
        </w:rPr>
      </w:pPr>
    </w:p>
    <w:p w:rsidR="00860294" w:rsidRDefault="00860294" w:rsidP="00860294">
      <w:pPr>
        <w:pStyle w:val="Ttulo2"/>
        <w:spacing w:before="0" w:line="240" w:lineRule="auto"/>
        <w:jc w:val="center"/>
        <w:rPr>
          <w:rFonts w:asciiTheme="minorHAnsi" w:hAnsiTheme="minorHAnsi"/>
          <w:color w:val="FF0000"/>
          <w:sz w:val="28"/>
          <w:u w:val="single"/>
          <w:lang w:val="es-ES"/>
        </w:rPr>
      </w:pPr>
    </w:p>
    <w:p w:rsidR="00EC2454" w:rsidRDefault="00EC2454">
      <w:pPr>
        <w:pStyle w:val="Ttulo2"/>
        <w:spacing w:before="0" w:line="240" w:lineRule="auto"/>
        <w:jc w:val="center"/>
        <w:rPr>
          <w:rFonts w:asciiTheme="minorHAnsi" w:hAnsiTheme="minorHAnsi"/>
          <w:color w:val="FF0000"/>
          <w:sz w:val="28"/>
          <w:u w:val="single"/>
          <w:lang w:val="es-ES"/>
        </w:rPr>
        <w:pPrChange w:id="521" w:author="La Maravilla" w:date="2025-12-01T22:35:00Z">
          <w:pPr>
            <w:pStyle w:val="Ttulo2"/>
            <w:spacing w:before="0" w:line="240" w:lineRule="auto"/>
          </w:pPr>
        </w:pPrChange>
      </w:pPr>
      <w:del w:id="522" w:author="La Maravilla" w:date="2025-12-01T22:17:00Z">
        <w:r w:rsidRPr="00A51621" w:rsidDel="00455BA6">
          <w:rPr>
            <w:rFonts w:asciiTheme="minorHAnsi" w:hAnsiTheme="minorHAnsi"/>
            <w:color w:val="FF0000"/>
            <w:sz w:val="28"/>
            <w:u w:val="single"/>
            <w:lang w:val="es-ES"/>
            <w:rPrChange w:id="523" w:author="La Maravilla" w:date="2025-12-01T22:37:00Z">
              <w:rPr/>
            </w:rPrChange>
          </w:rPr>
          <w:delText>con patacones o papas y ensal</w:delText>
        </w:r>
      </w:del>
      <w:r w:rsidRPr="00A51621">
        <w:rPr>
          <w:rFonts w:asciiTheme="minorHAnsi" w:hAnsiTheme="minorHAnsi"/>
          <w:color w:val="FF0000"/>
          <w:sz w:val="28"/>
          <w:u w:val="single"/>
          <w:lang w:val="es-ES"/>
          <w:rPrChange w:id="524" w:author="La Maravilla" w:date="2025-12-01T22:24:00Z">
            <w:rPr/>
          </w:rPrChange>
        </w:rPr>
        <w:t>ALITAS</w:t>
      </w:r>
    </w:p>
    <w:p w:rsidR="00EC2454" w:rsidRDefault="00EC2454">
      <w:pPr>
        <w:spacing w:after="0" w:line="240" w:lineRule="auto"/>
        <w:jc w:val="both"/>
        <w:rPr>
          <w:ins w:id="525" w:author="La Maravilla" w:date="2025-11-28T13:09:00Z"/>
          <w:lang w:val="es-ES"/>
        </w:rPr>
        <w:pPrChange w:id="526" w:author="La Maravilla" w:date="2025-12-01T22:34:00Z">
          <w:pPr>
            <w:spacing w:after="0" w:line="240" w:lineRule="auto"/>
          </w:pPr>
        </w:pPrChange>
      </w:pPr>
      <w:r>
        <w:t>Alitas de pollo doradas y crujientes, bañadas en la salsa de su elección:</w:t>
      </w:r>
      <w:r w:rsidRPr="002C0366">
        <w:rPr>
          <w:i/>
          <w:lang w:val="es-ES"/>
        </w:rPr>
        <w:t xml:space="preserve"> </w:t>
      </w:r>
      <w:ins w:id="527" w:author="La Maravilla" w:date="2025-11-28T12:46:00Z">
        <w:r w:rsidRPr="002C0366">
          <w:rPr>
            <w:i/>
            <w:lang w:val="es-ES"/>
          </w:rPr>
          <w:t>(</w:t>
        </w:r>
      </w:ins>
      <w:ins w:id="528" w:author="La Maravilla" w:date="2025-12-01T22:24:00Z">
        <w:r>
          <w:rPr>
            <w:i/>
            <w:lang w:val="es-ES"/>
          </w:rPr>
          <w:t xml:space="preserve">escoja entre </w:t>
        </w:r>
      </w:ins>
      <w:ins w:id="529" w:author="La Maravilla" w:date="2025-11-28T12:46:00Z">
        <w:r w:rsidRPr="002C0366">
          <w:rPr>
            <w:i/>
            <w:lang w:val="es-ES"/>
          </w:rPr>
          <w:t>bbq, maracuyá,  americana</w:t>
        </w:r>
        <w:r>
          <w:rPr>
            <w:i/>
            <w:lang w:val="es-ES"/>
          </w:rPr>
          <w:t xml:space="preserve">, </w:t>
        </w:r>
        <w:r w:rsidRPr="002C0366">
          <w:rPr>
            <w:i/>
            <w:lang w:val="es-ES"/>
          </w:rPr>
          <w:t>miel-mostaza</w:t>
        </w:r>
      </w:ins>
      <w:r w:rsidR="00F43B8C">
        <w:rPr>
          <w:i/>
          <w:lang w:val="es-ES"/>
        </w:rPr>
        <w:t>, salsa dorada</w:t>
      </w:r>
      <w:ins w:id="530" w:author="La Maravilla" w:date="2025-11-28T12:46:00Z">
        <w:r>
          <w:rPr>
            <w:i/>
            <w:lang w:val="es-ES"/>
          </w:rPr>
          <w:t xml:space="preserve"> o</w:t>
        </w:r>
        <w:r w:rsidRPr="009946CC">
          <w:rPr>
            <w:i/>
            <w:lang w:val="es-ES"/>
          </w:rPr>
          <w:t xml:space="preserve"> </w:t>
        </w:r>
        <w:r w:rsidRPr="002C0366">
          <w:rPr>
            <w:i/>
            <w:lang w:val="es-ES"/>
          </w:rPr>
          <w:t>bbq picante)</w:t>
        </w:r>
      </w:ins>
      <w:ins w:id="531" w:author="La Maravilla" w:date="2025-11-28T12:47:00Z">
        <w:r>
          <w:rPr>
            <w:lang w:val="es-ES"/>
          </w:rPr>
          <w:t xml:space="preserve"> </w:t>
        </w:r>
      </w:ins>
      <w:r>
        <w:t xml:space="preserve">Se sirven con </w:t>
      </w:r>
      <w:r w:rsidRPr="0070317F">
        <w:rPr>
          <w:rStyle w:val="Textoennegrita"/>
          <w:b w:val="0"/>
        </w:rPr>
        <w:t>papas fritas</w:t>
      </w:r>
      <w:r w:rsidRPr="0070317F">
        <w:t xml:space="preserve"> y </w:t>
      </w:r>
      <w:r w:rsidRPr="0070317F">
        <w:rPr>
          <w:rStyle w:val="Textoennegrita"/>
          <w:b w:val="0"/>
        </w:rPr>
        <w:t>ensalada fresca</w:t>
      </w:r>
      <w:r w:rsidRPr="0070317F">
        <w:t xml:space="preserve"> </w:t>
      </w:r>
      <w:r>
        <w:t>para complementar el sabor.</w:t>
      </w:r>
    </w:p>
    <w:p w:rsidR="00EC2454" w:rsidRPr="006F4949" w:rsidDel="00DF3410" w:rsidRDefault="00EC2454">
      <w:pPr>
        <w:spacing w:after="0" w:line="240" w:lineRule="auto"/>
        <w:jc w:val="center"/>
        <w:rPr>
          <w:del w:id="532" w:author="La Maravilla" w:date="2025-11-28T12:49:00Z"/>
          <w:sz w:val="28"/>
          <w:lang w:val="es-ES"/>
          <w:rPrChange w:id="533" w:author="La Maravilla" w:date="2025-12-01T22:49:00Z">
            <w:rPr>
              <w:del w:id="534" w:author="La Maravilla" w:date="2025-11-28T12:49:00Z"/>
            </w:rPr>
          </w:rPrChange>
        </w:rPr>
        <w:pPrChange w:id="535" w:author="La Maravilla" w:date="2025-12-01T22:49:00Z">
          <w:pPr>
            <w:spacing w:after="0" w:line="240" w:lineRule="auto"/>
          </w:pPr>
        </w:pPrChange>
      </w:pPr>
    </w:p>
    <w:p w:rsidR="00200F22" w:rsidRDefault="00EC2454">
      <w:pPr>
        <w:spacing w:after="0" w:line="240" w:lineRule="auto"/>
        <w:jc w:val="center"/>
        <w:rPr>
          <w:i/>
          <w:sz w:val="28"/>
          <w:lang w:val="es-ES"/>
        </w:rPr>
        <w:pPrChange w:id="536" w:author="La Maravilla" w:date="2025-12-01T22:34:00Z">
          <w:pPr>
            <w:pStyle w:val="Ttulo2"/>
            <w:spacing w:before="0" w:line="240" w:lineRule="auto"/>
          </w:pPr>
        </w:pPrChange>
      </w:pPr>
      <w:r w:rsidRPr="006F4949">
        <w:rPr>
          <w:b/>
          <w:i/>
          <w:sz w:val="28"/>
          <w:lang w:val="es-ES"/>
          <w:rPrChange w:id="537" w:author="La Maravilla" w:date="2025-12-01T22:49:00Z">
            <w:rPr/>
          </w:rPrChange>
        </w:rPr>
        <w:t xml:space="preserve">6 alitas </w:t>
      </w:r>
      <w:ins w:id="538" w:author="La Maravilla" w:date="2025-11-28T13:10:00Z">
        <w:r w:rsidRPr="006F4949">
          <w:rPr>
            <w:b/>
            <w:i/>
            <w:sz w:val="28"/>
            <w:lang w:val="es-ES"/>
            <w:rPrChange w:id="539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</w:ins>
      <w:del w:id="540" w:author="La Maravilla" w:date="2025-11-28T13:10:00Z">
        <w:r w:rsidRPr="006F4949" w:rsidDel="00896AD2">
          <w:rPr>
            <w:b/>
            <w:i/>
            <w:sz w:val="28"/>
            <w:lang w:val="es-ES"/>
            <w:rPrChange w:id="541" w:author="La Maravilla" w:date="2025-12-01T22:49:00Z">
              <w:rPr/>
            </w:rPrChange>
          </w:rPr>
          <w:delText xml:space="preserve">$7.00 </w:delText>
        </w:r>
      </w:del>
      <w:r w:rsidRPr="006F4949">
        <w:rPr>
          <w:b/>
          <w:i/>
          <w:sz w:val="28"/>
          <w:lang w:val="es-ES"/>
          <w:rPrChange w:id="542" w:author="La Maravilla" w:date="2025-12-01T22:49:00Z">
            <w:rPr/>
          </w:rPrChange>
        </w:rPr>
        <w:t xml:space="preserve">— </w:t>
      </w:r>
      <w:ins w:id="543" w:author="La Maravilla" w:date="2025-11-28T13:10:00Z">
        <w:r w:rsidRPr="006F4949">
          <w:rPr>
            <w:b/>
            <w:i/>
            <w:sz w:val="28"/>
            <w:lang w:val="es-ES"/>
            <w:rPrChange w:id="544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$7.00 </w:t>
        </w:r>
      </w:ins>
      <w:ins w:id="545" w:author="La Maravilla" w:date="2025-11-28T13:12:00Z">
        <w:r w:rsidRPr="006F4949">
          <w:rPr>
            <w:b/>
            <w:i/>
            <w:sz w:val="28"/>
            <w:lang w:val="es-ES"/>
            <w:rPrChange w:id="546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</w:ins>
      <w:ins w:id="547" w:author="La Maravilla" w:date="2025-11-28T13:10:00Z">
        <w:r w:rsidRPr="006F4949">
          <w:rPr>
            <w:b/>
            <w:i/>
            <w:sz w:val="28"/>
            <w:lang w:val="es-ES"/>
            <w:rPrChange w:id="548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  <w:r w:rsidRPr="00B6416F">
          <w:rPr>
            <w:b/>
            <w:i/>
            <w:sz w:val="36"/>
            <w:lang w:val="es-ES"/>
            <w:rPrChange w:id="549" w:author="La Maravilla" w:date="2025-12-01T22:49:00Z">
              <w:rPr>
                <w:i/>
                <w:sz w:val="24"/>
                <w:lang w:val="es-ES"/>
              </w:rPr>
            </w:rPrChange>
          </w:rPr>
          <w:t>/</w:t>
        </w:r>
      </w:ins>
      <w:ins w:id="550" w:author="La Maravilla" w:date="2025-11-28T13:12:00Z">
        <w:r w:rsidRPr="006F4949">
          <w:rPr>
            <w:b/>
            <w:i/>
            <w:sz w:val="28"/>
            <w:lang w:val="es-ES"/>
            <w:rPrChange w:id="551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</w:ins>
      <w:ins w:id="552" w:author="La Maravilla" w:date="2025-11-28T13:10:00Z">
        <w:r w:rsidRPr="006F4949">
          <w:rPr>
            <w:b/>
            <w:i/>
            <w:sz w:val="28"/>
            <w:lang w:val="es-ES"/>
            <w:rPrChange w:id="553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</w:ins>
      <w:r w:rsidRPr="006F4949">
        <w:rPr>
          <w:b/>
          <w:i/>
          <w:sz w:val="28"/>
          <w:lang w:val="es-ES"/>
          <w:rPrChange w:id="554" w:author="La Maravilla" w:date="2025-12-01T22:49:00Z">
            <w:rPr/>
          </w:rPrChange>
        </w:rPr>
        <w:t>12 alitas</w:t>
      </w:r>
      <w:del w:id="555" w:author="La Maravilla" w:date="2025-11-28T13:10:00Z">
        <w:r w:rsidRPr="006F4949" w:rsidDel="00896AD2">
          <w:rPr>
            <w:b/>
            <w:i/>
            <w:sz w:val="28"/>
            <w:lang w:val="es-ES"/>
            <w:rPrChange w:id="556" w:author="La Maravilla" w:date="2025-12-01T22:49:00Z">
              <w:rPr/>
            </w:rPrChange>
          </w:rPr>
          <w:delText xml:space="preserve"> $10.00 </w:delText>
        </w:r>
      </w:del>
      <w:ins w:id="557" w:author="La Maravilla" w:date="2025-11-28T13:10:00Z">
        <w:r w:rsidRPr="006F4949">
          <w:rPr>
            <w:b/>
            <w:i/>
            <w:sz w:val="28"/>
            <w:lang w:val="es-ES"/>
            <w:rPrChange w:id="558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</w:ins>
      <w:r w:rsidRPr="006F4949">
        <w:rPr>
          <w:b/>
          <w:i/>
          <w:sz w:val="28"/>
          <w:lang w:val="es-ES"/>
          <w:rPrChange w:id="559" w:author="La Maravilla" w:date="2025-12-01T22:49:00Z">
            <w:rPr/>
          </w:rPrChange>
        </w:rPr>
        <w:t>—</w:t>
      </w:r>
      <w:ins w:id="560" w:author="La Maravilla" w:date="2025-12-01T22:49:00Z">
        <w:r w:rsidRPr="006F4949">
          <w:rPr>
            <w:b/>
            <w:i/>
            <w:sz w:val="28"/>
            <w:lang w:val="es-ES"/>
            <w:rPrChange w:id="561" w:author="La Maravilla" w:date="2025-12-01T22:49:00Z">
              <w:rPr>
                <w:b w:val="0"/>
                <w:i/>
                <w:sz w:val="24"/>
                <w:lang w:val="es-ES"/>
              </w:rPr>
            </w:rPrChange>
          </w:rPr>
          <w:t xml:space="preserve"> </w:t>
        </w:r>
      </w:ins>
      <w:ins w:id="562" w:author="La Maravilla" w:date="2025-11-28T13:10:00Z">
        <w:r w:rsidRPr="006F4949">
          <w:rPr>
            <w:b/>
            <w:i/>
            <w:sz w:val="28"/>
            <w:lang w:val="es-ES"/>
            <w:rPrChange w:id="563" w:author="La Maravilla" w:date="2025-12-01T22:49:00Z">
              <w:rPr>
                <w:i/>
                <w:sz w:val="24"/>
                <w:lang w:val="es-ES"/>
              </w:rPr>
            </w:rPrChange>
          </w:rPr>
          <w:t>$1</w:t>
        </w:r>
      </w:ins>
      <w:r>
        <w:rPr>
          <w:b/>
          <w:i/>
          <w:sz w:val="28"/>
          <w:lang w:val="es-ES"/>
        </w:rPr>
        <w:t>2</w:t>
      </w:r>
      <w:ins w:id="564" w:author="La Maravilla" w:date="2025-11-28T13:10:00Z">
        <w:r w:rsidRPr="006F4949">
          <w:rPr>
            <w:b/>
            <w:i/>
            <w:sz w:val="28"/>
            <w:lang w:val="es-ES"/>
            <w:rPrChange w:id="565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.00 </w:t>
        </w:r>
      </w:ins>
      <w:ins w:id="566" w:author="La Maravilla" w:date="2025-11-28T13:12:00Z">
        <w:r w:rsidRPr="006F4949">
          <w:rPr>
            <w:b/>
            <w:i/>
            <w:sz w:val="28"/>
            <w:lang w:val="es-ES"/>
            <w:rPrChange w:id="567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</w:t>
        </w:r>
      </w:ins>
      <w:ins w:id="568" w:author="La Maravilla" w:date="2025-11-28T13:10:00Z">
        <w:r w:rsidRPr="00B6416F">
          <w:rPr>
            <w:b/>
            <w:i/>
            <w:sz w:val="36"/>
            <w:lang w:val="es-ES"/>
            <w:rPrChange w:id="569" w:author="La Maravilla" w:date="2025-12-01T22:49:00Z">
              <w:rPr>
                <w:i/>
                <w:sz w:val="24"/>
                <w:lang w:val="es-ES"/>
              </w:rPr>
            </w:rPrChange>
          </w:rPr>
          <w:t>/</w:t>
        </w:r>
        <w:r w:rsidRPr="006F4949">
          <w:rPr>
            <w:b/>
            <w:i/>
            <w:sz w:val="28"/>
            <w:lang w:val="es-ES"/>
            <w:rPrChange w:id="570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 </w:t>
        </w:r>
      </w:ins>
      <w:r w:rsidRPr="006F4949">
        <w:rPr>
          <w:b/>
          <w:i/>
          <w:sz w:val="28"/>
          <w:lang w:val="es-ES"/>
          <w:rPrChange w:id="571" w:author="La Maravilla" w:date="2025-12-01T22:49:00Z">
            <w:rPr/>
          </w:rPrChange>
        </w:rPr>
        <w:t xml:space="preserve"> </w:t>
      </w:r>
      <w:del w:id="572" w:author="La Maravilla" w:date="2025-11-28T12:47:00Z">
        <w:r w:rsidRPr="006F4949" w:rsidDel="00DF3410">
          <w:rPr>
            <w:b/>
            <w:i/>
            <w:sz w:val="28"/>
            <w:lang w:val="es-ES"/>
            <w:rPrChange w:id="573" w:author="La Maravilla" w:date="2025-12-01T22:49:00Z">
              <w:rPr/>
            </w:rPrChange>
          </w:rPr>
          <w:delText>20</w:delText>
        </w:r>
      </w:del>
      <w:ins w:id="574" w:author="La Maravilla" w:date="2025-11-28T12:47:00Z">
        <w:r w:rsidRPr="006F4949">
          <w:rPr>
            <w:b/>
            <w:i/>
            <w:sz w:val="28"/>
            <w:lang w:val="es-ES"/>
            <w:rPrChange w:id="575" w:author="La Maravilla" w:date="2025-12-01T22:49:00Z">
              <w:rPr>
                <w:b w:val="0"/>
                <w:i/>
                <w:lang w:val="es-ES"/>
              </w:rPr>
            </w:rPrChange>
          </w:rPr>
          <w:t>18</w:t>
        </w:r>
      </w:ins>
      <w:r w:rsidRPr="006F4949">
        <w:rPr>
          <w:b/>
          <w:i/>
          <w:sz w:val="28"/>
          <w:lang w:val="es-ES"/>
          <w:rPrChange w:id="576" w:author="La Maravilla" w:date="2025-12-01T22:49:00Z">
            <w:rPr/>
          </w:rPrChange>
        </w:rPr>
        <w:t xml:space="preserve"> alitas</w:t>
      </w:r>
      <w:ins w:id="577" w:author="La Maravilla" w:date="2025-11-28T13:14:00Z">
        <w:r w:rsidRPr="006F4949">
          <w:rPr>
            <w:b/>
            <w:i/>
            <w:sz w:val="28"/>
            <w:lang w:val="es-ES"/>
            <w:rPrChange w:id="578" w:author="La Maravilla" w:date="2025-12-01T22:49:00Z">
              <w:rPr>
                <w:i/>
                <w:sz w:val="24"/>
                <w:lang w:val="es-ES"/>
              </w:rPr>
            </w:rPrChange>
          </w:rPr>
          <w:t xml:space="preserve"> —</w:t>
        </w:r>
      </w:ins>
      <w:r w:rsidRPr="006F4949">
        <w:rPr>
          <w:b/>
          <w:i/>
          <w:sz w:val="28"/>
          <w:lang w:val="es-ES"/>
          <w:rPrChange w:id="579" w:author="La Maravilla" w:date="2025-12-01T22:49:00Z">
            <w:rPr/>
          </w:rPrChange>
        </w:rPr>
        <w:t xml:space="preserve"> $15.00</w:t>
      </w:r>
    </w:p>
    <w:p w:rsidR="00EC2454" w:rsidRPr="00EA495C" w:rsidDel="00B357AD" w:rsidRDefault="00EC2454" w:rsidP="00200F22">
      <w:pPr>
        <w:spacing w:after="0" w:line="240" w:lineRule="auto"/>
        <w:jc w:val="center"/>
        <w:rPr>
          <w:del w:id="580" w:author="La Maravilla" w:date="2025-11-28T23:29:00Z"/>
          <w:b/>
          <w:i/>
          <w:sz w:val="28"/>
          <w:lang w:val="es-ES"/>
          <w:rPrChange w:id="581" w:author="La Maravilla" w:date="2025-11-28T23:29:00Z">
            <w:rPr>
              <w:del w:id="582" w:author="La Maravilla" w:date="2025-11-28T23:29:00Z"/>
            </w:rPr>
          </w:rPrChange>
        </w:rPr>
      </w:pPr>
      <w:del w:id="583" w:author="La Maravilla" w:date="2025-11-28T12:48:00Z">
        <w:r w:rsidRPr="00DF3410" w:rsidDel="00DF3410">
          <w:rPr>
            <w:b/>
            <w:i/>
            <w:lang w:val="es-ES"/>
            <w:rPrChange w:id="584" w:author="La Maravilla" w:date="2025-11-28T12:47:00Z">
              <w:rPr/>
            </w:rPrChange>
          </w:rPr>
          <w:delText>. Con papas fritas y ensalada.</w:delText>
        </w:r>
      </w:del>
    </w:p>
    <w:p w:rsidR="00EC2454" w:rsidRDefault="00EC2454">
      <w:pPr>
        <w:spacing w:after="0" w:line="240" w:lineRule="auto"/>
        <w:jc w:val="center"/>
        <w:rPr>
          <w:ins w:id="585" w:author="La Maravilla" w:date="2025-11-28T12:46:00Z"/>
          <w:lang w:val="es-ES"/>
        </w:rPr>
        <w:pPrChange w:id="586" w:author="La Maravilla" w:date="2025-12-01T22:34:00Z">
          <w:pPr>
            <w:pStyle w:val="Ttulo2"/>
            <w:spacing w:before="0" w:line="240" w:lineRule="auto"/>
          </w:pPr>
        </w:pPrChange>
      </w:pPr>
    </w:p>
    <w:p w:rsidR="00AD5816" w:rsidRPr="00A51621" w:rsidDel="0051269C" w:rsidRDefault="00F8598A">
      <w:pPr>
        <w:jc w:val="center"/>
        <w:rPr>
          <w:del w:id="587" w:author="La Maravilla" w:date="2025-12-01T23:22:00Z"/>
          <w:color w:val="F79646" w:themeColor="accent6"/>
          <w:sz w:val="20"/>
          <w:u w:val="single"/>
          <w:lang w:val="es-ES"/>
          <w:rPrChange w:id="588" w:author="La Maravilla" w:date="2025-12-01T22:35:00Z">
            <w:rPr>
              <w:del w:id="589" w:author="La Maravilla" w:date="2025-12-01T23:22:00Z"/>
            </w:rPr>
          </w:rPrChange>
        </w:rPr>
        <w:pPrChange w:id="590" w:author="La Maravilla" w:date="2025-12-01T22:35:00Z">
          <w:pPr>
            <w:pStyle w:val="Ttulo2"/>
            <w:spacing w:before="0" w:line="240" w:lineRule="auto"/>
          </w:pPr>
        </w:pPrChange>
      </w:pPr>
      <w:r>
        <w:pict>
          <v:rect id="_x0000_i1025" style="width:0;height:1.5pt" o:hralign="center" o:hrstd="t" o:hr="t" fillcolor="#a0a0a0" stroked="f"/>
        </w:pict>
      </w:r>
    </w:p>
    <w:p w:rsidR="00AD5816" w:rsidRPr="00C920DD" w:rsidRDefault="00AD5816">
      <w:pPr>
        <w:spacing w:after="0" w:line="240" w:lineRule="auto"/>
        <w:rPr>
          <w:sz w:val="16"/>
          <w:lang w:val="es-ES"/>
          <w:rPrChange w:id="591" w:author="La Maravilla" w:date="2025-11-28T12:15:00Z">
            <w:rPr/>
          </w:rPrChange>
        </w:rPr>
      </w:pPr>
    </w:p>
    <w:p w:rsidR="00860294" w:rsidRDefault="00860294" w:rsidP="00860294">
      <w:pPr>
        <w:pStyle w:val="Ttulo2"/>
        <w:spacing w:before="0" w:line="240" w:lineRule="auto"/>
        <w:jc w:val="center"/>
        <w:rPr>
          <w:rFonts w:asciiTheme="minorHAnsi" w:hAnsiTheme="minorHAnsi"/>
          <w:color w:val="FF0000"/>
          <w:sz w:val="28"/>
          <w:szCs w:val="28"/>
          <w:u w:val="single"/>
          <w:lang w:val="es-ES"/>
        </w:rPr>
      </w:pPr>
    </w:p>
    <w:p w:rsidR="00860294" w:rsidRDefault="00860294" w:rsidP="00860294">
      <w:pPr>
        <w:pStyle w:val="Ttulo2"/>
        <w:spacing w:before="0" w:line="240" w:lineRule="auto"/>
        <w:jc w:val="center"/>
        <w:rPr>
          <w:rFonts w:asciiTheme="minorHAnsi" w:hAnsiTheme="minorHAnsi"/>
          <w:color w:val="FF0000"/>
          <w:sz w:val="28"/>
          <w:szCs w:val="28"/>
          <w:u w:val="single"/>
          <w:lang w:val="es-ES"/>
        </w:rPr>
      </w:pPr>
    </w:p>
    <w:p w:rsidR="005C4357" w:rsidRPr="00A51621" w:rsidRDefault="006B10E4">
      <w:pPr>
        <w:pStyle w:val="Ttulo2"/>
        <w:spacing w:before="0" w:line="240" w:lineRule="auto"/>
        <w:jc w:val="center"/>
        <w:rPr>
          <w:rFonts w:asciiTheme="minorHAnsi" w:hAnsiTheme="minorHAnsi"/>
          <w:color w:val="FF0000"/>
          <w:sz w:val="28"/>
          <w:szCs w:val="28"/>
          <w:u w:val="single"/>
          <w:lang w:val="es-ES"/>
        </w:rPr>
        <w:pPrChange w:id="592" w:author="La Maravilla" w:date="2025-12-01T22:38:00Z">
          <w:pPr>
            <w:pStyle w:val="Ttulo2"/>
            <w:spacing w:before="0" w:line="240" w:lineRule="auto"/>
          </w:pPr>
        </w:pPrChange>
      </w:pPr>
      <w:r w:rsidRPr="00A51621">
        <w:rPr>
          <w:rFonts w:asciiTheme="minorHAnsi" w:hAnsiTheme="minorHAnsi"/>
          <w:color w:val="FF0000"/>
          <w:sz w:val="28"/>
          <w:szCs w:val="28"/>
          <w:u w:val="single"/>
          <w:lang w:val="es-ES"/>
          <w:rPrChange w:id="593" w:author="La Maravilla" w:date="2025-12-01T22:38:00Z">
            <w:rPr/>
          </w:rPrChange>
        </w:rPr>
        <w:t>PICADITAS</w:t>
      </w:r>
    </w:p>
    <w:p w:rsidR="00EB4F76" w:rsidRPr="00AC3529" w:rsidRDefault="00EB4F76" w:rsidP="00EC3387">
      <w:pPr>
        <w:spacing w:after="0" w:line="240" w:lineRule="auto"/>
        <w:jc w:val="both"/>
      </w:pPr>
      <w:r>
        <w:t>Deliciosas picaditas preparadas al momento, con</w:t>
      </w:r>
      <w:r>
        <w:rPr>
          <w:lang w:val="es-ES"/>
        </w:rPr>
        <w:t xml:space="preserve"> la</w:t>
      </w:r>
      <w:r>
        <w:t xml:space="preserve"> proteína de su elección (pollo, carne, camarón o mixtas). </w:t>
      </w:r>
      <w:r w:rsidR="00AC3529">
        <w:t>Acompañadas de papas fritas o patacones, ensalada fresca y salsas</w:t>
      </w:r>
      <w:r w:rsidR="00645996">
        <w:rPr>
          <w:lang w:val="es-ES"/>
        </w:rPr>
        <w:t xml:space="preserve"> artesanales </w:t>
      </w:r>
      <w:r w:rsidR="00AC3529">
        <w:t>de la casa. Una opción perfecta para compartir, disfrutar en grupo o complementar cualquier ocasión con sabor y calidad</w:t>
      </w:r>
    </w:p>
    <w:p w:rsidR="00EC3387" w:rsidRDefault="00EC3387" w:rsidP="00EC3387">
      <w:pPr>
        <w:spacing w:after="0" w:line="240" w:lineRule="auto"/>
        <w:jc w:val="both"/>
        <w:rPr>
          <w:b/>
          <w:lang w:val="es-ES"/>
        </w:rPr>
      </w:pPr>
    </w:p>
    <w:p w:rsidR="002D2A44" w:rsidRPr="00C920DD" w:rsidRDefault="006B10E4" w:rsidP="00273396">
      <w:pPr>
        <w:spacing w:after="0" w:line="360" w:lineRule="auto"/>
        <w:jc w:val="both"/>
        <w:rPr>
          <w:ins w:id="594" w:author="La Maravilla" w:date="2025-12-01T23:29:00Z"/>
          <w:color w:val="FF0000"/>
          <w:sz w:val="14"/>
          <w:lang w:val="es-ES"/>
        </w:rPr>
      </w:pPr>
      <w:r w:rsidRPr="00C35218">
        <w:rPr>
          <w:b/>
          <w:lang w:val="es-ES"/>
          <w:rPrChange w:id="595" w:author="La Maravilla" w:date="2025-11-28T12:15:00Z">
            <w:rPr>
              <w:b/>
            </w:rPr>
          </w:rPrChange>
        </w:rPr>
        <w:t>Picadita de Pollo</w:t>
      </w:r>
      <w:del w:id="596" w:author="La Maravilla" w:date="2025-12-01T22:42:00Z">
        <w:r w:rsidRPr="00C35218" w:rsidDel="00C43213">
          <w:rPr>
            <w:b/>
            <w:lang w:val="es-ES"/>
            <w:rPrChange w:id="597" w:author="La Maravilla" w:date="2025-11-28T12:15:00Z">
              <w:rPr>
                <w:b/>
              </w:rPr>
            </w:rPrChange>
          </w:rPr>
          <w:delText xml:space="preserve"> Amazónica</w:delText>
        </w:r>
      </w:del>
      <w:r w:rsidRPr="00C35218">
        <w:rPr>
          <w:b/>
          <w:lang w:val="es-ES"/>
          <w:rPrChange w:id="598" w:author="La Maravilla" w:date="2025-11-28T12:15:00Z">
            <w:rPr>
              <w:b/>
            </w:rPr>
          </w:rPrChange>
        </w:rPr>
        <w:t xml:space="preserve"> </w:t>
      </w:r>
      <w:r w:rsidR="00704977">
        <w:rPr>
          <w:b/>
          <w:lang w:val="es-ES"/>
        </w:rPr>
        <w:t>_____________________________________________________________________________________________________</w:t>
      </w:r>
      <w:r w:rsidRPr="00C35218">
        <w:rPr>
          <w:b/>
          <w:lang w:val="es-ES"/>
          <w:rPrChange w:id="599" w:author="La Maravilla" w:date="2025-11-28T12:15:00Z">
            <w:rPr>
              <w:b/>
            </w:rPr>
          </w:rPrChange>
        </w:rPr>
        <w:t xml:space="preserve"> $</w:t>
      </w:r>
      <w:del w:id="600" w:author="La Maravilla" w:date="2025-12-01T23:25:00Z">
        <w:r w:rsidRPr="00C35218" w:rsidDel="002B79EF">
          <w:rPr>
            <w:b/>
            <w:lang w:val="es-ES"/>
            <w:rPrChange w:id="601" w:author="La Maravilla" w:date="2025-11-28T12:15:00Z">
              <w:rPr>
                <w:b/>
              </w:rPr>
            </w:rPrChange>
          </w:rPr>
          <w:delText>7</w:delText>
        </w:r>
      </w:del>
      <w:ins w:id="602" w:author="La Maravilla" w:date="2025-12-01T23:25:00Z">
        <w:r w:rsidR="002B79EF">
          <w:rPr>
            <w:b/>
            <w:lang w:val="es-ES"/>
          </w:rPr>
          <w:t>7</w:t>
        </w:r>
      </w:ins>
      <w:r w:rsidRPr="00C35218">
        <w:rPr>
          <w:b/>
          <w:lang w:val="es-ES"/>
          <w:rPrChange w:id="603" w:author="La Maravilla" w:date="2025-11-28T12:15:00Z">
            <w:rPr>
              <w:b/>
            </w:rPr>
          </w:rPrChange>
        </w:rPr>
        <w:t>.00</w:t>
      </w:r>
      <w:r w:rsidRPr="00C35218">
        <w:rPr>
          <w:b/>
          <w:lang w:val="es-ES"/>
          <w:rPrChange w:id="604" w:author="La Maravilla" w:date="2025-11-28T12:15:00Z">
            <w:rPr>
              <w:b/>
            </w:rPr>
          </w:rPrChange>
        </w:rPr>
        <w:br/>
        <w:t>Picada de Carne</w:t>
      </w:r>
      <w:r w:rsidR="00704977">
        <w:rPr>
          <w:b/>
          <w:lang w:val="es-ES"/>
        </w:rPr>
        <w:t>______________________________________________________________________________________________________</w:t>
      </w:r>
      <w:del w:id="605" w:author="La Maravilla" w:date="2025-12-01T22:42:00Z">
        <w:r w:rsidRPr="00C35218" w:rsidDel="00C43213">
          <w:rPr>
            <w:b/>
            <w:lang w:val="es-ES"/>
            <w:rPrChange w:id="606" w:author="La Maravilla" w:date="2025-11-28T12:15:00Z">
              <w:rPr>
                <w:b/>
              </w:rPr>
            </w:rPrChange>
          </w:rPr>
          <w:delText xml:space="preserve"> Criolla </w:delText>
        </w:r>
      </w:del>
      <w:r w:rsidRPr="00C35218">
        <w:rPr>
          <w:b/>
          <w:lang w:val="es-ES"/>
          <w:rPrChange w:id="607" w:author="La Maravilla" w:date="2025-11-28T12:15:00Z">
            <w:rPr>
              <w:b/>
            </w:rPr>
          </w:rPrChange>
        </w:rPr>
        <w:t xml:space="preserve"> $</w:t>
      </w:r>
      <w:del w:id="608" w:author="La Maravilla" w:date="2025-12-01T23:24:00Z">
        <w:r w:rsidRPr="00C35218" w:rsidDel="002B79EF">
          <w:rPr>
            <w:b/>
            <w:lang w:val="es-ES"/>
            <w:rPrChange w:id="609" w:author="La Maravilla" w:date="2025-11-28T12:15:00Z">
              <w:rPr>
                <w:b/>
              </w:rPr>
            </w:rPrChange>
          </w:rPr>
          <w:delText>7</w:delText>
        </w:r>
      </w:del>
      <w:ins w:id="610" w:author="La Maravilla" w:date="2025-12-01T23:24:00Z">
        <w:r w:rsidR="002B79EF">
          <w:rPr>
            <w:b/>
            <w:lang w:val="es-ES"/>
          </w:rPr>
          <w:t>8</w:t>
        </w:r>
      </w:ins>
      <w:r w:rsidR="00447BC1">
        <w:rPr>
          <w:b/>
          <w:lang w:val="es-ES"/>
        </w:rPr>
        <w:t>.5</w:t>
      </w:r>
      <w:r w:rsidRPr="00C35218">
        <w:rPr>
          <w:b/>
          <w:lang w:val="es-ES"/>
          <w:rPrChange w:id="611" w:author="La Maravilla" w:date="2025-11-28T12:15:00Z">
            <w:rPr>
              <w:b/>
            </w:rPr>
          </w:rPrChange>
        </w:rPr>
        <w:t>0</w:t>
      </w:r>
      <w:del w:id="612" w:author="La Maravilla" w:date="2025-12-01T22:43:00Z">
        <w:r w:rsidRPr="00C35218" w:rsidDel="00C43213">
          <w:rPr>
            <w:b/>
            <w:lang w:val="es-ES"/>
            <w:rPrChange w:id="613" w:author="La Maravilla" w:date="2025-11-28T12:15:00Z">
              <w:rPr>
                <w:b/>
              </w:rPr>
            </w:rPrChange>
          </w:rPr>
          <w:delText>Picadita Macabea Origin</w:delText>
        </w:r>
      </w:del>
      <w:r w:rsidRPr="00C35218">
        <w:rPr>
          <w:b/>
          <w:lang w:val="es-ES"/>
          <w:rPrChange w:id="614" w:author="La Maravilla" w:date="2025-11-28T12:15:00Z">
            <w:rPr>
              <w:b/>
            </w:rPr>
          </w:rPrChange>
        </w:rPr>
        <w:br/>
        <w:t xml:space="preserve">Picadita Mixta </w:t>
      </w:r>
      <w:del w:id="615" w:author="La Maravilla" w:date="2025-12-01T22:58:00Z">
        <w:r w:rsidRPr="00C35218" w:rsidDel="00CC1FE5">
          <w:rPr>
            <w:b/>
            <w:lang w:val="es-ES"/>
            <w:rPrChange w:id="616" w:author="La Maravilla" w:date="2025-11-28T12:15:00Z">
              <w:rPr>
                <w:b/>
              </w:rPr>
            </w:rPrChange>
          </w:rPr>
          <w:delText xml:space="preserve">Selva y </w:delText>
        </w:r>
      </w:del>
      <w:del w:id="617" w:author="La Maravilla" w:date="2025-12-01T22:57:00Z">
        <w:r w:rsidRPr="00C35218" w:rsidDel="00CC1FE5">
          <w:rPr>
            <w:b/>
            <w:lang w:val="es-ES"/>
            <w:rPrChange w:id="618" w:author="La Maravilla" w:date="2025-11-28T12:15:00Z">
              <w:rPr>
                <w:b/>
              </w:rPr>
            </w:rPrChange>
          </w:rPr>
          <w:delText>Tierra</w:delText>
        </w:r>
      </w:del>
      <w:ins w:id="619" w:author="La Maravilla" w:date="2025-12-01T23:02:00Z">
        <w:r w:rsidR="00775406">
          <w:rPr>
            <w:b/>
            <w:lang w:val="es-ES"/>
          </w:rPr>
          <w:t>Original</w:t>
        </w:r>
      </w:ins>
      <w:r w:rsidRPr="00C35218">
        <w:rPr>
          <w:b/>
          <w:lang w:val="es-ES"/>
          <w:rPrChange w:id="620" w:author="La Maravilla" w:date="2025-11-28T12:15:00Z">
            <w:rPr>
              <w:b/>
            </w:rPr>
          </w:rPrChange>
        </w:rPr>
        <w:t xml:space="preserve"> </w:t>
      </w:r>
      <w:r w:rsidRPr="00704977">
        <w:rPr>
          <w:i/>
          <w:lang w:val="es-ES"/>
          <w:rPrChange w:id="621" w:author="La Maravilla" w:date="2025-11-28T12:15:00Z">
            <w:rPr>
              <w:b/>
            </w:rPr>
          </w:rPrChange>
        </w:rPr>
        <w:t>(carne y pollo</w:t>
      </w:r>
      <w:r w:rsidR="00704977" w:rsidRPr="00704977">
        <w:rPr>
          <w:i/>
          <w:lang w:val="es-ES"/>
        </w:rPr>
        <w:t>)</w:t>
      </w:r>
      <w:r w:rsidR="00704977">
        <w:rPr>
          <w:i/>
          <w:lang w:val="es-ES"/>
        </w:rPr>
        <w:t xml:space="preserve"> _______________________________________________________________________</w:t>
      </w:r>
      <w:r w:rsidRPr="00C35218">
        <w:rPr>
          <w:b/>
          <w:lang w:val="es-ES"/>
          <w:rPrChange w:id="622" w:author="La Maravilla" w:date="2025-11-28T12:15:00Z">
            <w:rPr>
              <w:b/>
            </w:rPr>
          </w:rPrChange>
        </w:rPr>
        <w:t xml:space="preserve"> $</w:t>
      </w:r>
      <w:del w:id="623" w:author="La Maravilla" w:date="2025-12-01T23:25:00Z">
        <w:r w:rsidRPr="00C35218" w:rsidDel="002B79EF">
          <w:rPr>
            <w:b/>
            <w:lang w:val="es-ES"/>
            <w:rPrChange w:id="624" w:author="La Maravilla" w:date="2025-11-28T12:15:00Z">
              <w:rPr>
                <w:b/>
              </w:rPr>
            </w:rPrChange>
          </w:rPr>
          <w:delText>8.50</w:delText>
        </w:r>
      </w:del>
      <w:ins w:id="625" w:author="La Maravilla" w:date="2025-12-01T23:25:00Z">
        <w:r w:rsidR="002B79EF">
          <w:rPr>
            <w:b/>
            <w:lang w:val="es-ES"/>
          </w:rPr>
          <w:t>9.00</w:t>
        </w:r>
      </w:ins>
      <w:r w:rsidRPr="00C35218">
        <w:rPr>
          <w:b/>
          <w:lang w:val="es-ES"/>
          <w:rPrChange w:id="626" w:author="La Maravilla" w:date="2025-11-28T12:15:00Z">
            <w:rPr>
              <w:b/>
            </w:rPr>
          </w:rPrChange>
        </w:rPr>
        <w:br/>
        <w:t xml:space="preserve">Picadita Mixta </w:t>
      </w:r>
      <w:del w:id="627" w:author="La Maravilla" w:date="2025-12-01T22:58:00Z">
        <w:r w:rsidRPr="00C35218" w:rsidDel="00CC1FE5">
          <w:rPr>
            <w:b/>
            <w:lang w:val="es-ES"/>
            <w:rPrChange w:id="628" w:author="La Maravilla" w:date="2025-11-28T12:15:00Z">
              <w:rPr>
                <w:b/>
              </w:rPr>
            </w:rPrChange>
          </w:rPr>
          <w:delText xml:space="preserve">Río </w:delText>
        </w:r>
      </w:del>
      <w:ins w:id="629" w:author="La Maravilla" w:date="2025-12-01T23:01:00Z">
        <w:r w:rsidR="00775406">
          <w:rPr>
            <w:b/>
            <w:lang w:val="es-ES"/>
          </w:rPr>
          <w:t>Especial</w:t>
        </w:r>
      </w:ins>
      <w:del w:id="630" w:author="La Maravilla" w:date="2025-12-01T23:01:00Z">
        <w:r w:rsidRPr="00C35218" w:rsidDel="00775406">
          <w:rPr>
            <w:b/>
            <w:lang w:val="es-ES"/>
            <w:rPrChange w:id="631" w:author="La Maravilla" w:date="2025-11-28T12:15:00Z">
              <w:rPr>
                <w:b/>
              </w:rPr>
            </w:rPrChange>
          </w:rPr>
          <w:delText xml:space="preserve">y </w:delText>
        </w:r>
      </w:del>
      <w:del w:id="632" w:author="La Maravilla" w:date="2025-12-01T22:58:00Z">
        <w:r w:rsidRPr="00C35218" w:rsidDel="00CC1FE5">
          <w:rPr>
            <w:b/>
            <w:lang w:val="es-ES"/>
            <w:rPrChange w:id="633" w:author="La Maravilla" w:date="2025-11-28T12:15:00Z">
              <w:rPr>
                <w:b/>
              </w:rPr>
            </w:rPrChange>
          </w:rPr>
          <w:delText>Tierra</w:delText>
        </w:r>
      </w:del>
      <w:r w:rsidRPr="00C35218">
        <w:rPr>
          <w:b/>
          <w:lang w:val="es-ES"/>
          <w:rPrChange w:id="634" w:author="La Maravilla" w:date="2025-11-28T12:15:00Z">
            <w:rPr>
              <w:b/>
            </w:rPr>
          </w:rPrChange>
        </w:rPr>
        <w:t xml:space="preserve"> </w:t>
      </w:r>
      <w:r w:rsidRPr="00704977">
        <w:rPr>
          <w:i/>
          <w:lang w:val="es-ES"/>
          <w:rPrChange w:id="635" w:author="La Maravilla" w:date="2025-11-28T12:15:00Z">
            <w:rPr>
              <w:b/>
            </w:rPr>
          </w:rPrChange>
        </w:rPr>
        <w:t>(camarón y pollo)</w:t>
      </w:r>
      <w:r w:rsidR="00704977">
        <w:rPr>
          <w:i/>
          <w:lang w:val="es-ES"/>
        </w:rPr>
        <w:t xml:space="preserve"> </w:t>
      </w:r>
      <w:r w:rsidR="00704977" w:rsidRPr="00704977">
        <w:rPr>
          <w:i/>
          <w:lang w:val="es-ES"/>
        </w:rPr>
        <w:t xml:space="preserve"> </w:t>
      </w:r>
      <w:r w:rsidR="00704977">
        <w:rPr>
          <w:i/>
          <w:lang w:val="es-ES"/>
        </w:rPr>
        <w:t>_______________________________________________________________________</w:t>
      </w:r>
      <w:r w:rsidR="00704977" w:rsidRPr="00C35218">
        <w:rPr>
          <w:b/>
          <w:lang w:val="es-ES"/>
          <w:rPrChange w:id="636" w:author="La Maravilla" w:date="2025-11-28T12:15:00Z">
            <w:rPr>
              <w:b/>
            </w:rPr>
          </w:rPrChange>
        </w:rPr>
        <w:t xml:space="preserve"> </w:t>
      </w:r>
      <w:r w:rsidRPr="00C35218">
        <w:rPr>
          <w:b/>
          <w:lang w:val="es-ES"/>
          <w:rPrChange w:id="637" w:author="La Maravilla" w:date="2025-11-28T12:15:00Z">
            <w:rPr>
              <w:b/>
            </w:rPr>
          </w:rPrChange>
        </w:rPr>
        <w:t xml:space="preserve"> </w:t>
      </w:r>
      <w:r w:rsidR="00704977">
        <w:rPr>
          <w:b/>
          <w:lang w:val="es-ES"/>
        </w:rPr>
        <w:t>$</w:t>
      </w:r>
      <w:del w:id="638" w:author="La Maravilla" w:date="2025-12-01T22:45:00Z">
        <w:r w:rsidRPr="00C35218" w:rsidDel="00C43213">
          <w:rPr>
            <w:b/>
            <w:lang w:val="es-ES"/>
            <w:rPrChange w:id="639" w:author="La Maravilla" w:date="2025-11-28T12:15:00Z">
              <w:rPr>
                <w:b/>
              </w:rPr>
            </w:rPrChange>
          </w:rPr>
          <w:delText>8.50</w:delText>
        </w:r>
      </w:del>
      <w:ins w:id="640" w:author="La Maravilla" w:date="2025-12-01T23:25:00Z">
        <w:r w:rsidR="002B79EF">
          <w:rPr>
            <w:b/>
            <w:lang w:val="es-ES"/>
          </w:rPr>
          <w:t>10.00</w:t>
        </w:r>
      </w:ins>
      <w:r w:rsidRPr="00C35218">
        <w:rPr>
          <w:b/>
          <w:lang w:val="es-ES"/>
          <w:rPrChange w:id="641" w:author="La Maravilla" w:date="2025-11-28T12:15:00Z">
            <w:rPr>
              <w:b/>
            </w:rPr>
          </w:rPrChange>
        </w:rPr>
        <w:br/>
        <w:t xml:space="preserve">Picadita Mixta Suprema </w:t>
      </w:r>
      <w:r w:rsidRPr="00704977">
        <w:rPr>
          <w:i/>
          <w:lang w:val="es-ES"/>
          <w:rPrChange w:id="642" w:author="La Maravilla" w:date="2025-11-28T12:15:00Z">
            <w:rPr>
              <w:b/>
            </w:rPr>
          </w:rPrChange>
        </w:rPr>
        <w:t>(carne y camarón)</w:t>
      </w:r>
      <w:r w:rsidR="00704977" w:rsidRPr="00704977">
        <w:rPr>
          <w:i/>
          <w:lang w:val="es-ES"/>
        </w:rPr>
        <w:t xml:space="preserve"> </w:t>
      </w:r>
      <w:r w:rsidR="00704977">
        <w:rPr>
          <w:i/>
          <w:lang w:val="es-ES"/>
        </w:rPr>
        <w:t>___________________________________________________________________</w:t>
      </w:r>
      <w:r w:rsidR="00033713">
        <w:rPr>
          <w:i/>
          <w:lang w:val="es-ES"/>
        </w:rPr>
        <w:t>_</w:t>
      </w:r>
      <w:r w:rsidR="00704977">
        <w:rPr>
          <w:i/>
          <w:lang w:val="es-ES"/>
        </w:rPr>
        <w:t>_</w:t>
      </w:r>
      <w:r w:rsidR="00AC3529">
        <w:rPr>
          <w:b/>
          <w:lang w:val="es-ES"/>
        </w:rPr>
        <w:t xml:space="preserve">     </w:t>
      </w:r>
      <w:ins w:id="643" w:author="La Maravilla" w:date="2025-12-01T23:29:00Z">
        <w:r w:rsidR="002D2A44">
          <w:rPr>
            <w:b/>
            <w:lang w:val="es-ES"/>
          </w:rPr>
          <w:t xml:space="preserve"> </w:t>
        </w:r>
      </w:ins>
      <w:r w:rsidRPr="00C35218">
        <w:rPr>
          <w:b/>
          <w:lang w:val="es-ES"/>
          <w:rPrChange w:id="644" w:author="La Maravilla" w:date="2025-11-28T12:15:00Z">
            <w:rPr>
              <w:b/>
            </w:rPr>
          </w:rPrChange>
        </w:rPr>
        <w:t>$1</w:t>
      </w:r>
      <w:ins w:id="645" w:author="La Maravilla" w:date="2025-12-01T23:25:00Z">
        <w:r w:rsidR="002B79EF">
          <w:rPr>
            <w:b/>
            <w:lang w:val="es-ES"/>
          </w:rPr>
          <w:t>2</w:t>
        </w:r>
      </w:ins>
      <w:del w:id="646" w:author="La Maravilla" w:date="2025-12-01T23:25:00Z">
        <w:r w:rsidRPr="00C35218" w:rsidDel="002B79EF">
          <w:rPr>
            <w:b/>
            <w:lang w:val="es-ES"/>
            <w:rPrChange w:id="647" w:author="La Maravilla" w:date="2025-11-28T12:15:00Z">
              <w:rPr>
                <w:b/>
              </w:rPr>
            </w:rPrChange>
          </w:rPr>
          <w:delText>0</w:delText>
        </w:r>
      </w:del>
      <w:r w:rsidRPr="00C35218">
        <w:rPr>
          <w:b/>
          <w:lang w:val="es-ES"/>
          <w:rPrChange w:id="648" w:author="La Maravilla" w:date="2025-11-28T12:15:00Z">
            <w:rPr>
              <w:b/>
            </w:rPr>
          </w:rPrChange>
        </w:rPr>
        <w:t>.00</w:t>
      </w:r>
    </w:p>
    <w:p w:rsidR="002D2A44" w:rsidRPr="00A51621" w:rsidRDefault="002D2A44" w:rsidP="002D2A44">
      <w:pPr>
        <w:pStyle w:val="Ttulo2"/>
        <w:spacing w:before="0" w:line="240" w:lineRule="auto"/>
        <w:jc w:val="center"/>
        <w:rPr>
          <w:moveTo w:id="649" w:author="La Maravilla" w:date="2025-12-01T23:28:00Z"/>
          <w:rFonts w:asciiTheme="minorHAnsi" w:hAnsiTheme="minorHAnsi"/>
          <w:color w:val="FF0000"/>
          <w:sz w:val="28"/>
          <w:szCs w:val="28"/>
          <w:u w:val="single"/>
          <w:lang w:val="es-ES"/>
        </w:rPr>
      </w:pPr>
      <w:moveToRangeStart w:id="650" w:author="La Maravilla" w:date="2025-12-01T23:28:00Z" w:name="move215524151"/>
      <w:moveTo w:id="651" w:author="La Maravilla" w:date="2025-12-01T23:28:00Z">
        <w:r w:rsidRPr="00A51621">
          <w:rPr>
            <w:rFonts w:asciiTheme="minorHAnsi" w:hAnsiTheme="minorHAnsi"/>
            <w:color w:val="FF0000"/>
            <w:sz w:val="28"/>
            <w:szCs w:val="28"/>
            <w:u w:val="single"/>
            <w:lang w:val="es-ES"/>
          </w:rPr>
          <w:t>ENSALADAS</w:t>
        </w:r>
      </w:moveTo>
    </w:p>
    <w:p w:rsidR="002D2A44" w:rsidRDefault="002D2A44" w:rsidP="002D2A44">
      <w:pPr>
        <w:spacing w:after="0" w:line="240" w:lineRule="auto"/>
        <w:rPr>
          <w:moveTo w:id="652" w:author="La Maravilla" w:date="2025-12-01T23:28:00Z"/>
          <w:lang w:val="es-ES"/>
        </w:rPr>
      </w:pPr>
      <w:moveTo w:id="653" w:author="La Maravilla" w:date="2025-12-01T23:28:00Z">
        <w:r w:rsidRPr="009D2FB0">
          <w:rPr>
            <w:b/>
            <w:lang w:val="es-ES"/>
          </w:rPr>
          <w:t>Ensalada de Camarón</w:t>
        </w:r>
      </w:moveTo>
      <w:r w:rsidR="005B22E1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moveTo w:id="654" w:author="La Maravilla" w:date="2025-12-01T23:28:00Z">
        <w:r w:rsidRPr="009D2FB0">
          <w:rPr>
            <w:b/>
            <w:lang w:val="es-ES"/>
          </w:rPr>
          <w:t>—</w:t>
        </w:r>
      </w:moveTo>
      <w:r w:rsidR="00FB5A9B">
        <w:rPr>
          <w:b/>
          <w:lang w:val="es-ES"/>
        </w:rPr>
        <w:t xml:space="preserve">         </w:t>
      </w:r>
      <w:moveTo w:id="655" w:author="La Maravilla" w:date="2025-12-01T23:28:00Z">
        <w:r w:rsidRPr="009D2FB0">
          <w:rPr>
            <w:b/>
            <w:lang w:val="es-ES"/>
          </w:rPr>
          <w:t xml:space="preserve"> $7.</w:t>
        </w:r>
      </w:moveTo>
      <w:r w:rsidR="0089434B">
        <w:rPr>
          <w:b/>
          <w:lang w:val="es-ES"/>
        </w:rPr>
        <w:t>5</w:t>
      </w:r>
      <w:moveTo w:id="656" w:author="La Maravilla" w:date="2025-12-01T23:28:00Z">
        <w:r w:rsidRPr="009D2FB0">
          <w:rPr>
            <w:b/>
            <w:lang w:val="es-ES"/>
          </w:rPr>
          <w:t>0</w:t>
        </w:r>
        <w:r w:rsidRPr="009D2FB0">
          <w:rPr>
            <w:b/>
            <w:lang w:val="es-ES"/>
          </w:rPr>
          <w:br/>
        </w:r>
        <w:r w:rsidRPr="009D2FB0">
          <w:rPr>
            <w:lang w:val="es-ES"/>
          </w:rPr>
          <w:t>Camarones sobre lechuga, pepinillo, tomate, cebolla y salsa del chef.</w:t>
        </w:r>
      </w:moveTo>
    </w:p>
    <w:p w:rsidR="002D2A44" w:rsidRPr="009D2FB0" w:rsidRDefault="002D2A44" w:rsidP="002D2A44">
      <w:pPr>
        <w:spacing w:after="0" w:line="240" w:lineRule="auto"/>
        <w:rPr>
          <w:moveTo w:id="657" w:author="La Maravilla" w:date="2025-12-01T23:28:00Z"/>
          <w:lang w:val="es-ES"/>
        </w:rPr>
      </w:pPr>
    </w:p>
    <w:p w:rsidR="002D2A44" w:rsidRDefault="002D2A44" w:rsidP="002D2A44">
      <w:pPr>
        <w:spacing w:after="0" w:line="240" w:lineRule="auto"/>
        <w:rPr>
          <w:moveTo w:id="658" w:author="La Maravilla" w:date="2025-12-01T23:28:00Z"/>
          <w:lang w:val="es-ES"/>
        </w:rPr>
      </w:pPr>
      <w:moveTo w:id="659" w:author="La Maravilla" w:date="2025-12-01T23:28:00Z">
        <w:r w:rsidRPr="009D2FB0">
          <w:rPr>
            <w:b/>
            <w:lang w:val="es-ES"/>
          </w:rPr>
          <w:t xml:space="preserve">Ensalada Marco Antonio – </w:t>
        </w:r>
      </w:moveTo>
      <w:r w:rsidR="005B22E1" w:rsidRPr="00F55C05">
        <w:rPr>
          <w:i/>
          <w:lang w:val="es-ES"/>
        </w:rPr>
        <w:t>(original de la casa)</w:t>
      </w:r>
      <w:moveTo w:id="660" w:author="La Maravilla" w:date="2025-12-01T23:28:00Z">
        <w:r w:rsidRPr="009D2FB0">
          <w:rPr>
            <w:b/>
            <w:lang w:val="es-ES"/>
          </w:rPr>
          <w:t xml:space="preserve"> </w:t>
        </w:r>
      </w:moveTo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r w:rsidR="00FB5A9B">
        <w:rPr>
          <w:b/>
          <w:lang w:val="es-ES"/>
        </w:rPr>
        <w:tab/>
      </w:r>
      <w:moveTo w:id="661" w:author="La Maravilla" w:date="2025-12-01T23:28:00Z">
        <w:r w:rsidRPr="009D2FB0">
          <w:rPr>
            <w:b/>
            <w:lang w:val="es-ES"/>
          </w:rPr>
          <w:t>—</w:t>
        </w:r>
      </w:moveTo>
      <w:r w:rsidR="00FB5A9B">
        <w:rPr>
          <w:b/>
          <w:lang w:val="es-ES"/>
        </w:rPr>
        <w:t xml:space="preserve">         </w:t>
      </w:r>
      <w:moveTo w:id="662" w:author="La Maravilla" w:date="2025-12-01T23:28:00Z">
        <w:r w:rsidRPr="009D2FB0">
          <w:rPr>
            <w:b/>
            <w:lang w:val="es-ES"/>
          </w:rPr>
          <w:t xml:space="preserve"> $6.</w:t>
        </w:r>
      </w:moveTo>
      <w:r w:rsidR="00FB5A9B">
        <w:rPr>
          <w:b/>
          <w:lang w:val="es-ES"/>
        </w:rPr>
        <w:t>5</w:t>
      </w:r>
      <w:moveTo w:id="663" w:author="La Maravilla" w:date="2025-12-01T23:28:00Z">
        <w:r w:rsidRPr="009D2FB0">
          <w:rPr>
            <w:b/>
            <w:lang w:val="es-ES"/>
          </w:rPr>
          <w:t>0</w:t>
        </w:r>
        <w:r w:rsidRPr="009D2FB0">
          <w:rPr>
            <w:b/>
            <w:lang w:val="es-ES"/>
          </w:rPr>
          <w:br/>
        </w:r>
        <w:r w:rsidRPr="009D2FB0">
          <w:rPr>
            <w:lang w:val="es-ES"/>
          </w:rPr>
          <w:t>Pollo al grill sobre lechuga, tomate, pepinillo, zanahoria, aguacate</w:t>
        </w:r>
      </w:moveTo>
      <w:r w:rsidR="005B22E1">
        <w:rPr>
          <w:lang w:val="es-ES"/>
        </w:rPr>
        <w:t xml:space="preserve">, </w:t>
      </w:r>
      <w:moveTo w:id="664" w:author="La Maravilla" w:date="2025-12-01T23:28:00Z">
        <w:r w:rsidRPr="009D2FB0">
          <w:rPr>
            <w:lang w:val="es-ES"/>
          </w:rPr>
          <w:t xml:space="preserve"> parmesano</w:t>
        </w:r>
      </w:moveTo>
      <w:r w:rsidR="005B22E1">
        <w:rPr>
          <w:lang w:val="es-ES"/>
        </w:rPr>
        <w:t xml:space="preserve"> y aderezos de la casa.</w:t>
      </w:r>
    </w:p>
    <w:p w:rsidR="002D2A44" w:rsidRPr="00C920DD" w:rsidRDefault="002D2A44" w:rsidP="002D2A44">
      <w:pPr>
        <w:spacing w:after="0" w:line="240" w:lineRule="auto"/>
        <w:rPr>
          <w:moveTo w:id="665" w:author="La Maravilla" w:date="2025-12-01T23:28:00Z"/>
          <w:sz w:val="18"/>
          <w:lang w:val="es-ES"/>
        </w:rPr>
      </w:pPr>
    </w:p>
    <w:moveToRangeEnd w:id="650"/>
    <w:p w:rsidR="005C4357" w:rsidRPr="0024547C" w:rsidRDefault="006B10E4">
      <w:pPr>
        <w:spacing w:after="0" w:line="240" w:lineRule="auto"/>
        <w:jc w:val="center"/>
        <w:rPr>
          <w:ins w:id="666" w:author="La Maravilla" w:date="2025-12-01T22:45:00Z"/>
          <w:color w:val="FF0000"/>
          <w:sz w:val="28"/>
          <w:u w:val="single"/>
          <w:lang w:val="es-ES"/>
        </w:rPr>
        <w:pPrChange w:id="667" w:author="La Maravilla" w:date="2025-12-01T22:45:00Z">
          <w:pPr>
            <w:pStyle w:val="Ttulo2"/>
            <w:spacing w:before="0" w:line="240" w:lineRule="auto"/>
          </w:pPr>
        </w:pPrChange>
      </w:pPr>
      <w:del w:id="668" w:author="La Maravilla" w:date="2025-12-01T23:29:00Z">
        <w:r w:rsidRPr="0024547C" w:rsidDel="002D2A44">
          <w:rPr>
            <w:b/>
            <w:lang w:val="es-ES"/>
            <w:rPrChange w:id="669" w:author="La Maravilla" w:date="2025-11-28T12:15:00Z">
              <w:rPr>
                <w:bCs w:val="0"/>
              </w:rPr>
            </w:rPrChange>
          </w:rPr>
          <w:br/>
        </w:r>
      </w:del>
      <w:r w:rsidRPr="0024547C">
        <w:rPr>
          <w:b/>
          <w:color w:val="FF0000"/>
          <w:sz w:val="28"/>
          <w:u w:val="single"/>
          <w:lang w:val="es-ES"/>
          <w:rPrChange w:id="670" w:author="La Maravilla" w:date="2025-12-01T22:45:00Z">
            <w:rPr>
              <w:b w:val="0"/>
              <w:bCs w:val="0"/>
            </w:rPr>
          </w:rPrChange>
        </w:rPr>
        <w:t>SÁNDUCHES</w:t>
      </w:r>
    </w:p>
    <w:p w:rsidR="00C43213" w:rsidRPr="00C43213" w:rsidDel="00C43213" w:rsidRDefault="00C43213">
      <w:pPr>
        <w:rPr>
          <w:del w:id="671" w:author="La Maravilla" w:date="2025-12-01T22:46:00Z"/>
          <w:lang w:val="es-ES"/>
          <w:rPrChange w:id="672" w:author="La Maravilla" w:date="2025-12-01T22:45:00Z">
            <w:rPr>
              <w:del w:id="673" w:author="La Maravilla" w:date="2025-12-01T22:46:00Z"/>
            </w:rPr>
          </w:rPrChange>
        </w:rPr>
        <w:pPrChange w:id="674" w:author="La Maravilla" w:date="2025-12-01T22:45:00Z">
          <w:pPr>
            <w:pStyle w:val="Ttulo2"/>
            <w:spacing w:before="0" w:line="240" w:lineRule="auto"/>
          </w:pPr>
        </w:pPrChange>
      </w:pPr>
    </w:p>
    <w:p w:rsidR="005C4357" w:rsidRPr="00C35218" w:rsidRDefault="006B10E4">
      <w:pPr>
        <w:spacing w:after="0" w:line="240" w:lineRule="auto"/>
        <w:jc w:val="both"/>
        <w:rPr>
          <w:lang w:val="es-ES"/>
          <w:rPrChange w:id="675" w:author="La Maravilla" w:date="2025-11-28T12:15:00Z">
            <w:rPr/>
          </w:rPrChange>
        </w:rPr>
        <w:pPrChange w:id="676" w:author="La Maravilla" w:date="2025-12-01T22:47:00Z">
          <w:pPr>
            <w:spacing w:after="0" w:line="240" w:lineRule="auto"/>
          </w:pPr>
        </w:pPrChange>
      </w:pPr>
      <w:r w:rsidRPr="00C35218">
        <w:rPr>
          <w:b/>
          <w:lang w:val="es-ES"/>
          <w:rPrChange w:id="677" w:author="La Maravilla" w:date="2025-11-28T12:15:00Z">
            <w:rPr>
              <w:b/>
            </w:rPr>
          </w:rPrChange>
        </w:rPr>
        <w:t>Hamburguesa Clásica</w:t>
      </w:r>
      <w:del w:id="678" w:author="La Maravilla" w:date="2025-12-01T22:53:00Z">
        <w:r w:rsidRPr="00C35218" w:rsidDel="00E215DE">
          <w:rPr>
            <w:b/>
            <w:lang w:val="es-ES"/>
            <w:rPrChange w:id="679" w:author="La Maravilla" w:date="2025-11-28T12:15:00Z">
              <w:rPr>
                <w:b/>
              </w:rPr>
            </w:rPrChange>
          </w:rPr>
          <w:delText xml:space="preserve"> Amazónica</w:delText>
        </w:r>
      </w:del>
      <w:ins w:id="680" w:author="La Maravilla" w:date="2025-12-01T22:47:00Z"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</w:ins>
      <w:ins w:id="681" w:author="La Maravilla" w:date="2025-12-01T22:56:00Z">
        <w:r w:rsidR="00E215DE">
          <w:rPr>
            <w:b/>
            <w:lang w:val="es-ES"/>
          </w:rPr>
          <w:tab/>
        </w:r>
      </w:ins>
      <w:r w:rsidRPr="00C35218">
        <w:rPr>
          <w:b/>
          <w:lang w:val="es-ES"/>
          <w:rPrChange w:id="682" w:author="La Maravilla" w:date="2025-11-28T12:15:00Z">
            <w:rPr>
              <w:b/>
            </w:rPr>
          </w:rPrChange>
        </w:rPr>
        <w:t xml:space="preserve"> </w:t>
      </w:r>
      <w:r w:rsidR="00885FF7">
        <w:rPr>
          <w:b/>
          <w:lang w:val="es-ES"/>
        </w:rPr>
        <w:tab/>
      </w:r>
      <w:r w:rsidRPr="00C35218">
        <w:rPr>
          <w:b/>
          <w:lang w:val="es-ES"/>
          <w:rPrChange w:id="683" w:author="La Maravilla" w:date="2025-11-28T12:15:00Z">
            <w:rPr>
              <w:b/>
            </w:rPr>
          </w:rPrChange>
        </w:rPr>
        <w:t>— $5.00</w:t>
      </w:r>
      <w:r w:rsidRPr="00C35218">
        <w:rPr>
          <w:b/>
          <w:lang w:val="es-ES"/>
          <w:rPrChange w:id="684" w:author="La Maravilla" w:date="2025-11-28T12:15:00Z">
            <w:rPr>
              <w:b/>
            </w:rPr>
          </w:rPrChange>
        </w:rPr>
        <w:br/>
      </w:r>
      <w:r w:rsidRPr="00C35218">
        <w:rPr>
          <w:lang w:val="es-ES"/>
          <w:rPrChange w:id="685" w:author="La Maravilla" w:date="2025-11-28T12:15:00Z">
            <w:rPr/>
          </w:rPrChange>
        </w:rPr>
        <w:t>Carne al grill, cheddar, lechuga, tocino, tomate, papas</w:t>
      </w:r>
      <w:ins w:id="686" w:author="La Maravilla" w:date="2025-12-01T22:52:00Z">
        <w:r w:rsidR="00E215DE">
          <w:rPr>
            <w:lang w:val="es-ES"/>
          </w:rPr>
          <w:t xml:space="preserve"> fritas</w:t>
        </w:r>
      </w:ins>
      <w:r w:rsidRPr="00C35218">
        <w:rPr>
          <w:lang w:val="es-ES"/>
          <w:rPrChange w:id="687" w:author="La Maravilla" w:date="2025-11-28T12:15:00Z">
            <w:rPr/>
          </w:rPrChange>
        </w:rPr>
        <w:t xml:space="preserve"> y salsas.</w:t>
      </w:r>
    </w:p>
    <w:p w:rsidR="00C43213" w:rsidRDefault="00C43213">
      <w:pPr>
        <w:spacing w:after="0" w:line="240" w:lineRule="auto"/>
        <w:rPr>
          <w:ins w:id="688" w:author="La Maravilla" w:date="2025-12-01T22:47:00Z"/>
          <w:b/>
          <w:lang w:val="es-ES"/>
        </w:rPr>
      </w:pPr>
    </w:p>
    <w:p w:rsidR="00E215DE" w:rsidRPr="009D2FB0" w:rsidRDefault="0034675C" w:rsidP="00E215DE">
      <w:pPr>
        <w:spacing w:after="0" w:line="240" w:lineRule="auto"/>
        <w:jc w:val="both"/>
        <w:rPr>
          <w:ins w:id="689" w:author="La Maravilla" w:date="2025-12-01T22:53:00Z"/>
          <w:lang w:val="es-ES"/>
        </w:rPr>
      </w:pPr>
      <w:r>
        <w:rPr>
          <w:b/>
          <w:lang w:val="es-ES"/>
        </w:rPr>
        <w:t>Hamburguesa</w:t>
      </w:r>
      <w:r w:rsidR="006B10E4" w:rsidRPr="00C35218">
        <w:rPr>
          <w:b/>
          <w:lang w:val="es-ES"/>
          <w:rPrChange w:id="690" w:author="La Maravilla" w:date="2025-11-28T12:15:00Z">
            <w:rPr>
              <w:b/>
            </w:rPr>
          </w:rPrChange>
        </w:rPr>
        <w:t xml:space="preserve"> Maravilla</w:t>
      </w:r>
      <w:del w:id="691" w:author="La Maravilla" w:date="2025-12-01T22:55:00Z">
        <w:r w:rsidR="006B10E4" w:rsidRPr="00C35218" w:rsidDel="00E215DE">
          <w:rPr>
            <w:b/>
            <w:lang w:val="es-ES"/>
            <w:rPrChange w:id="692" w:author="La Maravilla" w:date="2025-11-28T12:15:00Z">
              <w:rPr>
                <w:b/>
              </w:rPr>
            </w:rPrChange>
          </w:rPr>
          <w:delText xml:space="preserve"> Premium </w:delText>
        </w:r>
      </w:del>
      <w:ins w:id="693" w:author="La Maravilla" w:date="2025-12-01T22:47:00Z"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</w:ins>
      <w:ins w:id="694" w:author="La Maravilla" w:date="2025-12-01T22:56:00Z">
        <w:r w:rsidR="00E215DE">
          <w:rPr>
            <w:b/>
            <w:lang w:val="es-ES"/>
          </w:rPr>
          <w:tab/>
        </w:r>
        <w:r w:rsidR="00E215DE">
          <w:rPr>
            <w:b/>
            <w:lang w:val="es-ES"/>
          </w:rPr>
          <w:tab/>
        </w:r>
      </w:ins>
      <w:r w:rsidR="00885FF7">
        <w:rPr>
          <w:b/>
          <w:lang w:val="es-ES"/>
        </w:rPr>
        <w:tab/>
      </w:r>
      <w:r w:rsidR="006B10E4" w:rsidRPr="00C35218">
        <w:rPr>
          <w:b/>
          <w:lang w:val="es-ES"/>
          <w:rPrChange w:id="695" w:author="La Maravilla" w:date="2025-11-28T12:15:00Z">
            <w:rPr>
              <w:b/>
            </w:rPr>
          </w:rPrChange>
        </w:rPr>
        <w:t>—</w:t>
      </w:r>
      <w:ins w:id="696" w:author="La Maravilla" w:date="2025-12-01T22:47:00Z">
        <w:r w:rsidR="00C43213">
          <w:rPr>
            <w:b/>
            <w:lang w:val="es-ES"/>
          </w:rPr>
          <w:t xml:space="preserve">      </w:t>
        </w:r>
      </w:ins>
      <w:del w:id="697" w:author="La Maravilla" w:date="2025-12-01T22:47:00Z">
        <w:r w:rsidR="006B10E4" w:rsidRPr="00C35218" w:rsidDel="00C43213">
          <w:rPr>
            <w:b/>
            <w:lang w:val="es-ES"/>
            <w:rPrChange w:id="698" w:author="La Maravilla" w:date="2025-11-28T12:15:00Z">
              <w:rPr>
                <w:b/>
              </w:rPr>
            </w:rPrChange>
          </w:rPr>
          <w:delText xml:space="preserve"> </w:delText>
        </w:r>
      </w:del>
      <w:r w:rsidR="006B10E4" w:rsidRPr="00C35218">
        <w:rPr>
          <w:b/>
          <w:lang w:val="es-ES"/>
          <w:rPrChange w:id="699" w:author="La Maravilla" w:date="2025-11-28T12:15:00Z">
            <w:rPr>
              <w:b/>
            </w:rPr>
          </w:rPrChange>
        </w:rPr>
        <w:t>$7.50</w:t>
      </w:r>
      <w:r w:rsidR="006B10E4" w:rsidRPr="00C35218">
        <w:rPr>
          <w:b/>
          <w:lang w:val="es-ES"/>
          <w:rPrChange w:id="700" w:author="La Maravilla" w:date="2025-11-28T12:15:00Z">
            <w:rPr>
              <w:b/>
            </w:rPr>
          </w:rPrChange>
        </w:rPr>
        <w:br/>
      </w:r>
      <w:r w:rsidR="006B10E4" w:rsidRPr="00E215DE">
        <w:rPr>
          <w:b/>
          <w:lang w:val="es-ES"/>
          <w:rPrChange w:id="701" w:author="La Maravilla" w:date="2025-12-01T22:53:00Z">
            <w:rPr/>
          </w:rPrChange>
        </w:rPr>
        <w:t>Doble</w:t>
      </w:r>
      <w:r w:rsidR="006B10E4" w:rsidRPr="00C35218">
        <w:rPr>
          <w:lang w:val="es-ES"/>
          <w:rPrChange w:id="702" w:author="La Maravilla" w:date="2025-11-28T12:15:00Z">
            <w:rPr/>
          </w:rPrChange>
        </w:rPr>
        <w:t xml:space="preserve"> carne, </w:t>
      </w:r>
      <w:r w:rsidR="006B10E4" w:rsidRPr="00E215DE">
        <w:rPr>
          <w:b/>
          <w:lang w:val="es-ES"/>
          <w:rPrChange w:id="703" w:author="La Maravilla" w:date="2025-12-01T22:53:00Z">
            <w:rPr/>
          </w:rPrChange>
        </w:rPr>
        <w:t>doble</w:t>
      </w:r>
      <w:r w:rsidR="006B10E4" w:rsidRPr="00C35218">
        <w:rPr>
          <w:lang w:val="es-ES"/>
          <w:rPrChange w:id="704" w:author="La Maravilla" w:date="2025-11-28T12:15:00Z">
            <w:rPr/>
          </w:rPrChange>
        </w:rPr>
        <w:t xml:space="preserve"> cheddar,</w:t>
      </w:r>
      <w:ins w:id="705" w:author="La Maravilla" w:date="2025-12-01T22:53:00Z">
        <w:r w:rsidR="00E215DE" w:rsidRPr="00E215DE">
          <w:rPr>
            <w:b/>
            <w:lang w:val="es-ES"/>
          </w:rPr>
          <w:t xml:space="preserve"> </w:t>
        </w:r>
        <w:r w:rsidR="00E215DE" w:rsidRPr="009D2FB0">
          <w:rPr>
            <w:b/>
            <w:lang w:val="es-ES"/>
          </w:rPr>
          <w:t>doble</w:t>
        </w:r>
      </w:ins>
      <w:r w:rsidR="006B10E4" w:rsidRPr="00C35218">
        <w:rPr>
          <w:lang w:val="es-ES"/>
          <w:rPrChange w:id="706" w:author="La Maravilla" w:date="2025-11-28T12:15:00Z">
            <w:rPr/>
          </w:rPrChange>
        </w:rPr>
        <w:t xml:space="preserve"> tocino, huevo, </w:t>
      </w:r>
      <w:ins w:id="707" w:author="La Maravilla" w:date="2025-12-01T22:53:00Z">
        <w:r w:rsidR="00E215DE">
          <w:rPr>
            <w:lang w:val="es-ES"/>
          </w:rPr>
          <w:t xml:space="preserve">lechuga, </w:t>
        </w:r>
        <w:r w:rsidR="00E215DE" w:rsidRPr="009D2FB0">
          <w:rPr>
            <w:lang w:val="es-ES"/>
          </w:rPr>
          <w:t>tomate, papas</w:t>
        </w:r>
        <w:r w:rsidR="00E215DE">
          <w:rPr>
            <w:lang w:val="es-ES"/>
          </w:rPr>
          <w:t xml:space="preserve"> fritas</w:t>
        </w:r>
        <w:r w:rsidR="00E215DE" w:rsidRPr="009D2FB0">
          <w:rPr>
            <w:lang w:val="es-ES"/>
          </w:rPr>
          <w:t xml:space="preserve"> y salsas.</w:t>
        </w:r>
      </w:ins>
    </w:p>
    <w:p w:rsidR="005C4357" w:rsidRPr="00C35218" w:rsidRDefault="006B10E4">
      <w:pPr>
        <w:spacing w:after="0" w:line="240" w:lineRule="auto"/>
        <w:rPr>
          <w:lang w:val="es-ES"/>
          <w:rPrChange w:id="708" w:author="La Maravilla" w:date="2025-11-28T12:15:00Z">
            <w:rPr/>
          </w:rPrChange>
        </w:rPr>
      </w:pPr>
      <w:del w:id="709" w:author="La Maravilla" w:date="2025-12-01T22:53:00Z">
        <w:r w:rsidRPr="00C35218" w:rsidDel="00E215DE">
          <w:rPr>
            <w:lang w:val="es-ES"/>
            <w:rPrChange w:id="710" w:author="La Maravilla" w:date="2025-11-28T12:15:00Z">
              <w:rPr/>
            </w:rPrChange>
          </w:rPr>
          <w:delText>vegetales</w:delText>
        </w:r>
      </w:del>
      <w:del w:id="711" w:author="La Maravilla" w:date="2025-12-01T22:52:00Z">
        <w:r w:rsidRPr="00C35218" w:rsidDel="00E215DE">
          <w:rPr>
            <w:lang w:val="es-ES"/>
            <w:rPrChange w:id="712" w:author="La Maravilla" w:date="2025-11-28T12:15:00Z">
              <w:rPr/>
            </w:rPrChange>
          </w:rPr>
          <w:delText xml:space="preserve"> y</w:delText>
        </w:r>
      </w:del>
      <w:del w:id="713" w:author="La Maravilla" w:date="2025-12-01T22:53:00Z">
        <w:r w:rsidRPr="00C35218" w:rsidDel="00E215DE">
          <w:rPr>
            <w:lang w:val="es-ES"/>
            <w:rPrChange w:id="714" w:author="La Maravilla" w:date="2025-11-28T12:15:00Z">
              <w:rPr/>
            </w:rPrChange>
          </w:rPr>
          <w:delText xml:space="preserve"> papas.</w:delText>
        </w:r>
      </w:del>
    </w:p>
    <w:p w:rsidR="00885FF7" w:rsidRDefault="0034675C">
      <w:pPr>
        <w:spacing w:after="0" w:line="240" w:lineRule="auto"/>
        <w:jc w:val="both"/>
        <w:rPr>
          <w:lang w:val="es-ES"/>
        </w:rPr>
        <w:pPrChange w:id="715" w:author="La Maravilla" w:date="2025-12-01T22:48:00Z">
          <w:pPr>
            <w:spacing w:after="0" w:line="240" w:lineRule="auto"/>
          </w:pPr>
        </w:pPrChange>
      </w:pPr>
      <w:r>
        <w:rPr>
          <w:b/>
          <w:lang w:val="es-ES"/>
        </w:rPr>
        <w:t xml:space="preserve">Chicken </w:t>
      </w:r>
      <w:r w:rsidR="006B10E4" w:rsidRPr="00C35218">
        <w:rPr>
          <w:b/>
          <w:lang w:val="es-ES"/>
          <w:rPrChange w:id="716" w:author="La Maravilla" w:date="2025-11-28T12:15:00Z">
            <w:rPr>
              <w:b/>
            </w:rPr>
          </w:rPrChange>
        </w:rPr>
        <w:t xml:space="preserve"> </w:t>
      </w:r>
      <w:r>
        <w:rPr>
          <w:b/>
          <w:lang w:val="es-ES"/>
        </w:rPr>
        <w:t>Sandwich</w:t>
      </w:r>
      <w:ins w:id="717" w:author="La Maravilla" w:date="2025-12-01T22:48:00Z"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  <w:r w:rsidR="00C43213">
          <w:rPr>
            <w:b/>
            <w:lang w:val="es-ES"/>
          </w:rPr>
          <w:tab/>
        </w:r>
      </w:ins>
      <w:r w:rsidR="00FF32DB">
        <w:rPr>
          <w:b/>
          <w:lang w:val="es-ES"/>
        </w:rPr>
        <w:tab/>
      </w:r>
      <w:r w:rsidR="00FF32DB">
        <w:rPr>
          <w:b/>
          <w:lang w:val="es-ES"/>
        </w:rPr>
        <w:tab/>
      </w:r>
      <w:r w:rsidR="00885FF7">
        <w:rPr>
          <w:b/>
          <w:lang w:val="es-ES"/>
        </w:rPr>
        <w:tab/>
      </w:r>
      <w:r w:rsidR="006B10E4" w:rsidRPr="00C35218">
        <w:rPr>
          <w:b/>
          <w:lang w:val="es-ES"/>
          <w:rPrChange w:id="718" w:author="La Maravilla" w:date="2025-11-28T12:15:00Z">
            <w:rPr>
              <w:b/>
            </w:rPr>
          </w:rPrChange>
        </w:rPr>
        <w:t>— $8.50</w:t>
      </w:r>
      <w:r w:rsidR="006B10E4" w:rsidRPr="00C35218">
        <w:rPr>
          <w:b/>
          <w:lang w:val="es-ES"/>
          <w:rPrChange w:id="719" w:author="La Maravilla" w:date="2025-11-28T12:15:00Z">
            <w:rPr>
              <w:b/>
            </w:rPr>
          </w:rPrChange>
        </w:rPr>
        <w:br/>
      </w:r>
      <w:ins w:id="720" w:author="La Maravilla" w:date="2025-12-01T23:13:00Z">
        <w:r w:rsidR="0074596C">
          <w:rPr>
            <w:lang w:val="es-ES"/>
          </w:rPr>
          <w:t xml:space="preserve">Sánduche </w:t>
        </w:r>
      </w:ins>
      <w:r w:rsidR="00885FF7">
        <w:rPr>
          <w:lang w:val="es-ES"/>
        </w:rPr>
        <w:t xml:space="preserve">gourmet </w:t>
      </w:r>
      <w:ins w:id="721" w:author="La Maravilla" w:date="2025-12-01T23:13:00Z">
        <w:r w:rsidR="0074596C">
          <w:rPr>
            <w:lang w:val="es-ES"/>
          </w:rPr>
          <w:t xml:space="preserve">de </w:t>
        </w:r>
      </w:ins>
      <w:r w:rsidR="00885FF7">
        <w:rPr>
          <w:lang w:val="es-ES"/>
        </w:rPr>
        <w:t>p</w:t>
      </w:r>
      <w:r w:rsidR="006B10E4" w:rsidRPr="00C35218">
        <w:rPr>
          <w:lang w:val="es-ES"/>
          <w:rPrChange w:id="722" w:author="La Maravilla" w:date="2025-11-28T12:15:00Z">
            <w:rPr/>
          </w:rPrChange>
        </w:rPr>
        <w:t>ollo al grill con crema de champiñones, mozzarella</w:t>
      </w:r>
      <w:r w:rsidR="007E0350">
        <w:rPr>
          <w:lang w:val="es-ES"/>
        </w:rPr>
        <w:t>,</w:t>
      </w:r>
      <w:r w:rsidR="006B10E4" w:rsidRPr="00C35218">
        <w:rPr>
          <w:lang w:val="es-ES"/>
          <w:rPrChange w:id="723" w:author="La Maravilla" w:date="2025-11-28T12:15:00Z">
            <w:rPr/>
          </w:rPrChange>
        </w:rPr>
        <w:t xml:space="preserve"> </w:t>
      </w:r>
      <w:ins w:id="724" w:author="La Maravilla" w:date="2025-12-01T22:55:00Z">
        <w:r w:rsidR="00E215DE">
          <w:rPr>
            <w:lang w:val="es-ES"/>
          </w:rPr>
          <w:t>lechuga</w:t>
        </w:r>
        <w:r w:rsidR="00E215DE" w:rsidRPr="009D2FB0">
          <w:rPr>
            <w:lang w:val="es-ES"/>
          </w:rPr>
          <w:t xml:space="preserve">, tomate, </w:t>
        </w:r>
      </w:ins>
    </w:p>
    <w:p w:rsidR="0024547C" w:rsidRPr="0024547C" w:rsidRDefault="00E215DE" w:rsidP="0024547C">
      <w:pPr>
        <w:spacing w:after="0" w:line="240" w:lineRule="auto"/>
        <w:jc w:val="both"/>
        <w:rPr>
          <w:lang w:val="es-ES"/>
        </w:rPr>
      </w:pPr>
      <w:ins w:id="725" w:author="La Maravilla" w:date="2025-12-01T22:55:00Z">
        <w:r w:rsidRPr="009D2FB0">
          <w:rPr>
            <w:lang w:val="es-ES"/>
          </w:rPr>
          <w:t>papas</w:t>
        </w:r>
        <w:r>
          <w:rPr>
            <w:lang w:val="es-ES"/>
          </w:rPr>
          <w:t xml:space="preserve"> fritas</w:t>
        </w:r>
        <w:r w:rsidRPr="009D2FB0">
          <w:rPr>
            <w:lang w:val="es-ES"/>
          </w:rPr>
          <w:t xml:space="preserve"> </w:t>
        </w:r>
      </w:ins>
      <w:r w:rsidR="00F55C05">
        <w:rPr>
          <w:lang w:val="es-ES"/>
        </w:rPr>
        <w:t xml:space="preserve">laminadas </w:t>
      </w:r>
      <w:ins w:id="726" w:author="La Maravilla" w:date="2025-12-01T22:55:00Z">
        <w:r w:rsidRPr="009D2FB0">
          <w:rPr>
            <w:lang w:val="es-ES"/>
          </w:rPr>
          <w:t>y salsas.</w:t>
        </w:r>
      </w:ins>
      <w:del w:id="727" w:author="La Maravilla" w:date="2025-12-01T22:55:00Z">
        <w:r w:rsidR="006B10E4" w:rsidRPr="00C35218" w:rsidDel="00E215DE">
          <w:rPr>
            <w:lang w:val="es-ES"/>
            <w:rPrChange w:id="728" w:author="La Maravilla" w:date="2025-11-28T12:15:00Z">
              <w:rPr/>
            </w:rPrChange>
          </w:rPr>
          <w:delText>y vegetales</w:delText>
        </w:r>
      </w:del>
    </w:p>
    <w:p w:rsidR="00C920DD" w:rsidRPr="00C920DD" w:rsidRDefault="00C920DD" w:rsidP="0081380A">
      <w:pPr>
        <w:pStyle w:val="Ttulo2"/>
        <w:spacing w:before="0" w:line="240" w:lineRule="auto"/>
        <w:jc w:val="center"/>
        <w:rPr>
          <w:rFonts w:asciiTheme="minorHAnsi" w:eastAsiaTheme="minorEastAsia" w:hAnsiTheme="minorHAnsi" w:cstheme="minorBidi"/>
          <w:color w:val="FF0000"/>
          <w:sz w:val="8"/>
          <w:szCs w:val="28"/>
          <w:u w:val="single"/>
          <w:lang w:val="es-ES"/>
        </w:rPr>
      </w:pPr>
    </w:p>
    <w:p w:rsidR="00E215DE" w:rsidRPr="00FC7AFA" w:rsidDel="00E215DE" w:rsidRDefault="006B10E4">
      <w:pPr>
        <w:rPr>
          <w:del w:id="729" w:author="La Maravilla" w:date="2025-12-01T22:51:00Z"/>
          <w:sz w:val="28"/>
          <w:szCs w:val="28"/>
          <w:u w:val="single"/>
          <w:lang w:val="es-ES"/>
          <w:rPrChange w:id="730" w:author="La Maravilla" w:date="2025-12-01T22:50:00Z">
            <w:rPr>
              <w:del w:id="731" w:author="La Maravilla" w:date="2025-12-01T22:51:00Z"/>
            </w:rPr>
          </w:rPrChange>
        </w:rPr>
        <w:pPrChange w:id="732" w:author="La Maravilla" w:date="2025-12-01T22:50:00Z">
          <w:pPr>
            <w:pStyle w:val="Ttulo2"/>
            <w:spacing w:before="0" w:line="240" w:lineRule="auto"/>
          </w:pPr>
        </w:pPrChange>
      </w:pPr>
      <w:del w:id="733" w:author="La Maravilla" w:date="2025-12-01T23:08:00Z">
        <w:r w:rsidRPr="00FC7AFA" w:rsidDel="0081380A">
          <w:rPr>
            <w:color w:val="FF0000"/>
            <w:sz w:val="28"/>
            <w:szCs w:val="28"/>
            <w:u w:val="single"/>
            <w:lang w:val="es-ES"/>
            <w:rPrChange w:id="734" w:author="La Maravilla" w:date="2025-12-01T22:50:00Z">
              <w:rPr>
                <w:b w:val="0"/>
                <w:bCs w:val="0"/>
              </w:rPr>
            </w:rPrChange>
          </w:rPr>
          <w:delText>PIQUEOS Y COMPLEMENTOS</w:delText>
        </w:r>
      </w:del>
    </w:p>
    <w:p w:rsidR="005C4357" w:rsidRPr="00FC7AFA" w:rsidDel="00EC5EF7" w:rsidRDefault="006B10E4">
      <w:pPr>
        <w:spacing w:after="0" w:line="240" w:lineRule="auto"/>
        <w:jc w:val="both"/>
        <w:rPr>
          <w:del w:id="735" w:author="La Maravilla" w:date="2025-12-01T23:07:00Z"/>
          <w:sz w:val="28"/>
          <w:szCs w:val="28"/>
          <w:u w:val="single"/>
          <w:lang w:val="es-ES"/>
          <w:rPrChange w:id="736" w:author="La Maravilla" w:date="2025-11-28T12:15:00Z">
            <w:rPr>
              <w:del w:id="737" w:author="La Maravilla" w:date="2025-12-01T23:07:00Z"/>
            </w:rPr>
          </w:rPrChange>
        </w:rPr>
        <w:pPrChange w:id="738" w:author="La Maravilla" w:date="2025-12-01T23:07:00Z">
          <w:pPr>
            <w:spacing w:after="0" w:line="240" w:lineRule="auto"/>
          </w:pPr>
        </w:pPrChange>
      </w:pPr>
      <w:del w:id="739" w:author="La Maravilla" w:date="2025-12-01T23:08:00Z">
        <w:r w:rsidRPr="00FC7AFA" w:rsidDel="0081380A">
          <w:rPr>
            <w:b/>
            <w:sz w:val="28"/>
            <w:szCs w:val="28"/>
            <w:u w:val="single"/>
            <w:lang w:val="es-ES"/>
            <w:rPrChange w:id="740" w:author="La Maravilla" w:date="2025-11-28T12:15:00Z">
              <w:rPr>
                <w:b/>
              </w:rPr>
            </w:rPrChange>
          </w:rPr>
          <w:delText>Yuquita Dorada con Queso — $3.</w:delText>
        </w:r>
      </w:del>
      <w:del w:id="741" w:author="La Maravilla" w:date="2025-12-01T23:05:00Z">
        <w:r w:rsidRPr="00FC7AFA" w:rsidDel="00EC5EF7">
          <w:rPr>
            <w:b/>
            <w:sz w:val="28"/>
            <w:szCs w:val="28"/>
            <w:u w:val="single"/>
            <w:lang w:val="es-ES"/>
            <w:rPrChange w:id="742" w:author="La Maravilla" w:date="2025-11-28T12:15:00Z">
              <w:rPr>
                <w:b/>
              </w:rPr>
            </w:rPrChange>
          </w:rPr>
          <w:delText>0</w:delText>
        </w:r>
      </w:del>
      <w:del w:id="743" w:author="La Maravilla" w:date="2025-12-01T23:08:00Z">
        <w:r w:rsidRPr="00FC7AFA" w:rsidDel="0081380A">
          <w:rPr>
            <w:b/>
            <w:sz w:val="28"/>
            <w:szCs w:val="28"/>
            <w:u w:val="single"/>
            <w:lang w:val="es-ES"/>
            <w:rPrChange w:id="744" w:author="La Maravilla" w:date="2025-11-28T12:15:00Z">
              <w:rPr>
                <w:b/>
              </w:rPr>
            </w:rPrChange>
          </w:rPr>
          <w:delText>0</w:delText>
        </w:r>
        <w:r w:rsidRPr="00FC7AFA" w:rsidDel="0081380A">
          <w:rPr>
            <w:b/>
            <w:sz w:val="28"/>
            <w:szCs w:val="28"/>
            <w:u w:val="single"/>
            <w:lang w:val="es-ES"/>
            <w:rPrChange w:id="745" w:author="La Maravilla" w:date="2025-11-28T12:15:00Z">
              <w:rPr>
                <w:b/>
              </w:rPr>
            </w:rPrChange>
          </w:rPr>
          <w:br/>
        </w:r>
      </w:del>
    </w:p>
    <w:p w:rsidR="005C4357" w:rsidRPr="00FC7AFA" w:rsidDel="0081380A" w:rsidRDefault="006B10E4">
      <w:pPr>
        <w:spacing w:after="0" w:line="240" w:lineRule="auto"/>
        <w:jc w:val="both"/>
        <w:rPr>
          <w:del w:id="746" w:author="La Maravilla" w:date="2025-12-01T23:08:00Z"/>
          <w:sz w:val="28"/>
          <w:szCs w:val="28"/>
          <w:u w:val="single"/>
          <w:lang w:val="es-ES"/>
          <w:rPrChange w:id="747" w:author="La Maravilla" w:date="2025-11-28T12:15:00Z">
            <w:rPr>
              <w:del w:id="748" w:author="La Maravilla" w:date="2025-12-01T23:08:00Z"/>
            </w:rPr>
          </w:rPrChange>
        </w:rPr>
        <w:pPrChange w:id="749" w:author="La Maravilla" w:date="2025-12-01T23:07:00Z">
          <w:pPr>
            <w:spacing w:after="0" w:line="240" w:lineRule="auto"/>
          </w:pPr>
        </w:pPrChange>
      </w:pPr>
      <w:del w:id="750" w:author="La Maravilla" w:date="2025-12-01T23:08:00Z">
        <w:r w:rsidRPr="00FC7AFA" w:rsidDel="0081380A">
          <w:rPr>
            <w:b/>
            <w:sz w:val="28"/>
            <w:szCs w:val="28"/>
            <w:u w:val="single"/>
            <w:lang w:val="es-ES"/>
            <w:rPrChange w:id="751" w:author="La Maravilla" w:date="2025-11-28T12:15:00Z">
              <w:rPr>
                <w:b/>
              </w:rPr>
            </w:rPrChange>
          </w:rPr>
          <w:delText>Patacones con Queso Fresco — $3.</w:delText>
        </w:r>
      </w:del>
      <w:del w:id="752" w:author="La Maravilla" w:date="2025-12-01T23:05:00Z">
        <w:r w:rsidRPr="00FC7AFA" w:rsidDel="00EC5EF7">
          <w:rPr>
            <w:b/>
            <w:sz w:val="28"/>
            <w:szCs w:val="28"/>
            <w:u w:val="single"/>
            <w:lang w:val="es-ES"/>
            <w:rPrChange w:id="753" w:author="La Maravilla" w:date="2025-11-28T12:15:00Z">
              <w:rPr>
                <w:b/>
              </w:rPr>
            </w:rPrChange>
          </w:rPr>
          <w:delText>0</w:delText>
        </w:r>
      </w:del>
      <w:del w:id="754" w:author="La Maravilla" w:date="2025-12-01T23:08:00Z">
        <w:r w:rsidRPr="00FC7AFA" w:rsidDel="0081380A">
          <w:rPr>
            <w:b/>
            <w:sz w:val="28"/>
            <w:szCs w:val="28"/>
            <w:u w:val="single"/>
            <w:lang w:val="es-ES"/>
            <w:rPrChange w:id="755" w:author="La Maravilla" w:date="2025-11-28T12:15:00Z">
              <w:rPr>
                <w:b/>
              </w:rPr>
            </w:rPrChange>
          </w:rPr>
          <w:delText>0</w:delText>
        </w:r>
      </w:del>
      <w:del w:id="756" w:author="La Maravilla" w:date="2025-12-01T23:07:00Z">
        <w:r w:rsidRPr="00FC7AFA" w:rsidDel="00EC5EF7">
          <w:rPr>
            <w:b/>
            <w:sz w:val="28"/>
            <w:szCs w:val="28"/>
            <w:u w:val="single"/>
            <w:lang w:val="es-ES"/>
            <w:rPrChange w:id="757" w:author="La Maravilla" w:date="2025-11-28T12:15:00Z">
              <w:rPr>
                <w:b/>
              </w:rPr>
            </w:rPrChange>
          </w:rPr>
          <w:br/>
        </w:r>
      </w:del>
    </w:p>
    <w:p w:rsidR="005C4357" w:rsidRPr="00FC7AFA" w:rsidDel="0081380A" w:rsidRDefault="006B10E4">
      <w:pPr>
        <w:spacing w:after="0" w:line="240" w:lineRule="auto"/>
        <w:jc w:val="both"/>
        <w:rPr>
          <w:del w:id="758" w:author="La Maravilla" w:date="2025-12-01T23:08:00Z"/>
          <w:sz w:val="28"/>
          <w:szCs w:val="28"/>
          <w:u w:val="single"/>
          <w:lang w:val="es-ES"/>
          <w:rPrChange w:id="759" w:author="La Maravilla" w:date="2025-11-28T12:15:00Z">
            <w:rPr>
              <w:del w:id="760" w:author="La Maravilla" w:date="2025-12-01T23:08:00Z"/>
            </w:rPr>
          </w:rPrChange>
        </w:rPr>
        <w:pPrChange w:id="761" w:author="La Maravilla" w:date="2025-12-01T23:05:00Z">
          <w:pPr>
            <w:spacing w:after="0" w:line="240" w:lineRule="auto"/>
          </w:pPr>
        </w:pPrChange>
      </w:pPr>
      <w:del w:id="762" w:author="La Maravilla" w:date="2025-12-01T23:08:00Z">
        <w:r w:rsidRPr="00FC7AFA" w:rsidDel="0081380A">
          <w:rPr>
            <w:b/>
            <w:sz w:val="28"/>
            <w:szCs w:val="28"/>
            <w:u w:val="single"/>
            <w:lang w:val="es-ES"/>
            <w:rPrChange w:id="763" w:author="La Maravilla" w:date="2025-11-28T12:15:00Z">
              <w:rPr>
                <w:b/>
              </w:rPr>
            </w:rPrChange>
          </w:rPr>
          <w:delText>Maduritos Caramelizados con Queso — $3.</w:delText>
        </w:r>
      </w:del>
      <w:del w:id="764" w:author="La Maravilla" w:date="2025-12-01T23:05:00Z">
        <w:r w:rsidRPr="00FC7AFA" w:rsidDel="00EC5EF7">
          <w:rPr>
            <w:b/>
            <w:sz w:val="28"/>
            <w:szCs w:val="28"/>
            <w:u w:val="single"/>
            <w:lang w:val="es-ES"/>
            <w:rPrChange w:id="765" w:author="La Maravilla" w:date="2025-11-28T12:15:00Z">
              <w:rPr>
                <w:b/>
              </w:rPr>
            </w:rPrChange>
          </w:rPr>
          <w:delText>0</w:delText>
        </w:r>
      </w:del>
      <w:del w:id="766" w:author="La Maravilla" w:date="2025-12-01T23:08:00Z">
        <w:r w:rsidRPr="00FC7AFA" w:rsidDel="0081380A">
          <w:rPr>
            <w:b/>
            <w:sz w:val="28"/>
            <w:szCs w:val="28"/>
            <w:u w:val="single"/>
            <w:lang w:val="es-ES"/>
            <w:rPrChange w:id="767" w:author="La Maravilla" w:date="2025-11-28T12:15:00Z">
              <w:rPr>
                <w:b/>
              </w:rPr>
            </w:rPrChange>
          </w:rPr>
          <w:delText>0</w:delText>
        </w:r>
        <w:r w:rsidR="00EC5EF7" w:rsidRPr="00FC7AFA" w:rsidDel="0081380A">
          <w:rPr>
            <w:b/>
            <w:sz w:val="28"/>
            <w:szCs w:val="28"/>
            <w:u w:val="single"/>
            <w:lang w:val="es-ES"/>
          </w:rPr>
          <w:br/>
        </w:r>
      </w:del>
    </w:p>
    <w:p w:rsidR="005C4357" w:rsidRPr="00FC7AFA" w:rsidDel="002D2A44" w:rsidRDefault="006B10E4">
      <w:pPr>
        <w:pStyle w:val="Ttulo2"/>
        <w:spacing w:before="0" w:line="240" w:lineRule="auto"/>
        <w:jc w:val="center"/>
        <w:rPr>
          <w:moveFrom w:id="768" w:author="La Maravilla" w:date="2025-12-01T23:28:00Z"/>
          <w:rFonts w:asciiTheme="minorHAnsi" w:hAnsiTheme="minorHAnsi"/>
          <w:color w:val="FF0000"/>
          <w:sz w:val="28"/>
          <w:szCs w:val="28"/>
          <w:u w:val="single"/>
          <w:lang w:val="es-ES"/>
          <w:rPrChange w:id="769" w:author="La Maravilla" w:date="2025-12-01T22:51:00Z">
            <w:rPr>
              <w:moveFrom w:id="770" w:author="La Maravilla" w:date="2025-12-01T23:28:00Z"/>
            </w:rPr>
          </w:rPrChange>
        </w:rPr>
        <w:pPrChange w:id="771" w:author="La Maravilla" w:date="2025-12-01T22:51:00Z">
          <w:pPr>
            <w:pStyle w:val="Ttulo2"/>
            <w:spacing w:before="0" w:line="240" w:lineRule="auto"/>
          </w:pPr>
        </w:pPrChange>
      </w:pPr>
      <w:moveFromRangeStart w:id="772" w:author="La Maravilla" w:date="2025-12-01T23:28:00Z" w:name="move215524151"/>
      <w:moveFrom w:id="773" w:author="La Maravilla" w:date="2025-12-01T23:28:00Z">
        <w:r w:rsidRPr="00FC7AFA" w:rsidDel="002D2A44">
          <w:rPr>
            <w:rFonts w:asciiTheme="minorHAnsi" w:hAnsiTheme="minorHAnsi"/>
            <w:b w:val="0"/>
            <w:bCs w:val="0"/>
            <w:color w:val="FF0000"/>
            <w:sz w:val="28"/>
            <w:szCs w:val="28"/>
            <w:u w:val="single"/>
            <w:lang w:val="es-ES"/>
            <w:rPrChange w:id="774" w:author="La Maravilla" w:date="2025-12-01T22:51:00Z">
              <w:rPr>
                <w:b w:val="0"/>
                <w:bCs w:val="0"/>
              </w:rPr>
            </w:rPrChange>
          </w:rPr>
          <w:t>ENSALADAS</w:t>
        </w:r>
      </w:moveFrom>
    </w:p>
    <w:p w:rsidR="002D2A44" w:rsidRPr="00FC7AFA" w:rsidDel="002D2A44" w:rsidRDefault="006B10E4">
      <w:pPr>
        <w:spacing w:after="0" w:line="240" w:lineRule="auto"/>
        <w:rPr>
          <w:moveFrom w:id="775" w:author="La Maravilla" w:date="2025-12-01T23:28:00Z"/>
          <w:sz w:val="28"/>
          <w:szCs w:val="28"/>
          <w:u w:val="single"/>
          <w:lang w:val="es-ES"/>
          <w:rPrChange w:id="776" w:author="La Maravilla" w:date="2025-11-28T12:15:00Z">
            <w:rPr>
              <w:moveFrom w:id="777" w:author="La Maravilla" w:date="2025-12-01T23:28:00Z"/>
            </w:rPr>
          </w:rPrChange>
        </w:rPr>
      </w:pPr>
      <w:moveFrom w:id="778" w:author="La Maravilla" w:date="2025-12-01T23:28:00Z">
        <w:r w:rsidRPr="00FC7AFA" w:rsidDel="002D2A44">
          <w:rPr>
            <w:b/>
            <w:sz w:val="28"/>
            <w:szCs w:val="28"/>
            <w:u w:val="single"/>
            <w:lang w:val="es-ES"/>
            <w:rPrChange w:id="779" w:author="La Maravilla" w:date="2025-11-28T12:15:00Z">
              <w:rPr>
                <w:b/>
              </w:rPr>
            </w:rPrChange>
          </w:rPr>
          <w:t>Ensalada de Camarón del Río — $7.00</w:t>
        </w:r>
        <w:r w:rsidRPr="00FC7AFA" w:rsidDel="002D2A44">
          <w:rPr>
            <w:b/>
            <w:sz w:val="28"/>
            <w:szCs w:val="28"/>
            <w:u w:val="single"/>
            <w:lang w:val="es-ES"/>
            <w:rPrChange w:id="780" w:author="La Maravilla" w:date="2025-11-28T12:15:00Z">
              <w:rPr>
                <w:b/>
              </w:rPr>
            </w:rPrChange>
          </w:rPr>
          <w:br/>
        </w:r>
        <w:r w:rsidRPr="00FC7AFA" w:rsidDel="002D2A44">
          <w:rPr>
            <w:sz w:val="28"/>
            <w:szCs w:val="28"/>
            <w:u w:val="single"/>
            <w:lang w:val="es-ES"/>
            <w:rPrChange w:id="781" w:author="La Maravilla" w:date="2025-11-28T12:15:00Z">
              <w:rPr/>
            </w:rPrChange>
          </w:rPr>
          <w:t>Camarones sobre lechuga, pepinillo, tomate, cebolla y salsa del chef.</w:t>
        </w:r>
      </w:moveFrom>
    </w:p>
    <w:p w:rsidR="0081380A" w:rsidRPr="00FC7AFA" w:rsidRDefault="006B10E4" w:rsidP="0081380A">
      <w:pPr>
        <w:pStyle w:val="Ttulo2"/>
        <w:spacing w:before="0" w:line="240" w:lineRule="auto"/>
        <w:jc w:val="center"/>
        <w:rPr>
          <w:ins w:id="782" w:author="La Maravilla" w:date="2025-12-01T23:09:00Z"/>
          <w:rFonts w:asciiTheme="minorHAnsi" w:hAnsiTheme="minorHAnsi"/>
          <w:color w:val="FF0000"/>
          <w:sz w:val="28"/>
          <w:szCs w:val="28"/>
          <w:lang w:val="es-ES"/>
        </w:rPr>
      </w:pPr>
      <w:moveFrom w:id="783" w:author="La Maravilla" w:date="2025-12-01T23:28:00Z">
        <w:r w:rsidRPr="00FC7AFA" w:rsidDel="002D2A44">
          <w:rPr>
            <w:rFonts w:asciiTheme="minorHAnsi" w:hAnsiTheme="minorHAnsi"/>
            <w:b w:val="0"/>
            <w:sz w:val="28"/>
            <w:szCs w:val="28"/>
            <w:u w:val="single"/>
            <w:lang w:val="es-ES"/>
            <w:rPrChange w:id="784" w:author="La Maravilla" w:date="2025-11-28T12:15:00Z">
              <w:rPr>
                <w:b w:val="0"/>
              </w:rPr>
            </w:rPrChange>
          </w:rPr>
          <w:t>Ensalada Marco Antonio – Edición Amazónica — $6.00</w:t>
        </w:r>
        <w:r w:rsidRPr="00FC7AFA" w:rsidDel="002D2A44">
          <w:rPr>
            <w:rFonts w:asciiTheme="minorHAnsi" w:hAnsiTheme="minorHAnsi"/>
            <w:b w:val="0"/>
            <w:sz w:val="28"/>
            <w:szCs w:val="28"/>
            <w:u w:val="single"/>
            <w:lang w:val="es-ES"/>
            <w:rPrChange w:id="785" w:author="La Maravilla" w:date="2025-11-28T12:15:00Z">
              <w:rPr>
                <w:b w:val="0"/>
              </w:rPr>
            </w:rPrChange>
          </w:rPr>
          <w:br/>
        </w:r>
        <w:r w:rsidRPr="00FC7AFA" w:rsidDel="002D2A44">
          <w:rPr>
            <w:rFonts w:asciiTheme="minorHAnsi" w:hAnsiTheme="minorHAnsi"/>
            <w:sz w:val="28"/>
            <w:szCs w:val="28"/>
            <w:u w:val="single"/>
            <w:lang w:val="es-ES"/>
            <w:rPrChange w:id="786" w:author="La Maravilla" w:date="2025-11-28T12:15:00Z">
              <w:rPr/>
            </w:rPrChange>
          </w:rPr>
          <w:t>Pollo al grill sobre lechuga, tomate, pepinillo, zanahoria, aguacate y parmesano.</w:t>
        </w:r>
      </w:moveFrom>
      <w:moveFromRangeEnd w:id="772"/>
      <w:ins w:id="787" w:author="La Maravilla" w:date="2025-12-01T23:09:00Z">
        <w:r w:rsidR="0081380A" w:rsidRPr="00FC7AFA">
          <w:rPr>
            <w:rFonts w:asciiTheme="minorHAnsi" w:hAnsiTheme="minorHAnsi"/>
            <w:color w:val="FF0000"/>
            <w:sz w:val="28"/>
            <w:szCs w:val="28"/>
            <w:u w:val="single"/>
            <w:lang w:val="es-ES"/>
          </w:rPr>
          <w:t>PIQUEOS Y COMPLEMENTOS</w:t>
        </w:r>
      </w:ins>
    </w:p>
    <w:p w:rsidR="0081380A" w:rsidRPr="00C920DD" w:rsidRDefault="0081380A" w:rsidP="0081380A">
      <w:pPr>
        <w:spacing w:after="0" w:line="240" w:lineRule="auto"/>
        <w:rPr>
          <w:ins w:id="788" w:author="La Maravilla" w:date="2025-12-01T23:09:00Z"/>
          <w:b/>
          <w:sz w:val="10"/>
          <w:lang w:val="es-ES"/>
        </w:rPr>
      </w:pPr>
    </w:p>
    <w:p w:rsidR="0081380A" w:rsidRPr="009D2FB0" w:rsidRDefault="0081380A" w:rsidP="00D3373E">
      <w:pPr>
        <w:spacing w:after="0" w:line="240" w:lineRule="auto"/>
        <w:rPr>
          <w:ins w:id="789" w:author="La Maravilla" w:date="2025-12-01T23:09:00Z"/>
          <w:lang w:val="es-ES"/>
        </w:rPr>
      </w:pPr>
      <w:ins w:id="790" w:author="La Maravilla" w:date="2025-12-01T23:09:00Z">
        <w:r w:rsidRPr="006D3D96">
          <w:rPr>
            <w:lang w:val="es-ES"/>
          </w:rPr>
          <w:t xml:space="preserve">Yuquita </w:t>
        </w:r>
      </w:ins>
      <w:r w:rsidR="0009714E" w:rsidRPr="006D3D96">
        <w:rPr>
          <w:lang w:val="es-ES"/>
        </w:rPr>
        <w:t>Frita</w:t>
      </w:r>
      <w:ins w:id="791" w:author="La Maravilla" w:date="2025-12-01T23:09:00Z">
        <w:r w:rsidRPr="006D3D96">
          <w:rPr>
            <w:lang w:val="es-ES"/>
          </w:rPr>
          <w:t xml:space="preserve"> con Queso</w:t>
        </w:r>
      </w:ins>
      <w:r w:rsidR="00D3373E">
        <w:rPr>
          <w:lang w:val="es-ES"/>
        </w:rPr>
        <w:t xml:space="preserve">___________________________________________________________________________________________        </w:t>
      </w:r>
      <w:ins w:id="792" w:author="La Maravilla" w:date="2025-12-01T23:09:00Z">
        <w:r w:rsidRPr="009D2FB0">
          <w:rPr>
            <w:b/>
            <w:lang w:val="es-ES"/>
          </w:rPr>
          <w:t>$3.</w:t>
        </w:r>
        <w:r>
          <w:rPr>
            <w:b/>
            <w:lang w:val="es-ES"/>
          </w:rPr>
          <w:t>5</w:t>
        </w:r>
        <w:r w:rsidRPr="009D2FB0">
          <w:rPr>
            <w:b/>
            <w:lang w:val="es-ES"/>
          </w:rPr>
          <w:t>0</w:t>
        </w:r>
        <w:r w:rsidRPr="009D2FB0">
          <w:rPr>
            <w:b/>
            <w:lang w:val="es-ES"/>
          </w:rPr>
          <w:br/>
        </w:r>
        <w:r w:rsidRPr="006D3D96">
          <w:rPr>
            <w:lang w:val="es-ES"/>
          </w:rPr>
          <w:t>Patacones con Queso</w:t>
        </w:r>
        <w:r w:rsidRPr="009D2FB0">
          <w:rPr>
            <w:b/>
            <w:lang w:val="es-ES"/>
          </w:rPr>
          <w:t xml:space="preserve"> </w:t>
        </w:r>
      </w:ins>
      <w:r w:rsidR="00D3373E">
        <w:rPr>
          <w:b/>
          <w:lang w:val="es-ES"/>
        </w:rPr>
        <w:t>______________________________________________________________________________________________</w:t>
      </w:r>
      <w:ins w:id="793" w:author="La Maravilla" w:date="2025-12-01T23:09:00Z">
        <w:r>
          <w:rPr>
            <w:b/>
            <w:lang w:val="es-ES"/>
          </w:rPr>
          <w:t xml:space="preserve">  </w:t>
        </w:r>
      </w:ins>
      <w:r w:rsidR="00FB5A9B">
        <w:rPr>
          <w:b/>
          <w:lang w:val="es-ES"/>
        </w:rPr>
        <w:t xml:space="preserve">  </w:t>
      </w:r>
      <w:r w:rsidR="00D3373E">
        <w:rPr>
          <w:b/>
          <w:lang w:val="es-ES"/>
        </w:rPr>
        <w:t xml:space="preserve"> </w:t>
      </w:r>
      <w:r w:rsidR="00FB5A9B">
        <w:rPr>
          <w:b/>
          <w:lang w:val="es-ES"/>
        </w:rPr>
        <w:t xml:space="preserve">  </w:t>
      </w:r>
      <w:ins w:id="794" w:author="La Maravilla" w:date="2025-12-01T23:09:00Z">
        <w:r w:rsidRPr="009D2FB0">
          <w:rPr>
            <w:b/>
            <w:lang w:val="es-ES"/>
          </w:rPr>
          <w:t>$3.</w:t>
        </w:r>
        <w:r>
          <w:rPr>
            <w:b/>
            <w:lang w:val="es-ES"/>
          </w:rPr>
          <w:t>5</w:t>
        </w:r>
        <w:r w:rsidRPr="009D2FB0">
          <w:rPr>
            <w:b/>
            <w:lang w:val="es-ES"/>
          </w:rPr>
          <w:t>0</w:t>
        </w:r>
      </w:ins>
    </w:p>
    <w:p w:rsidR="0081380A" w:rsidRDefault="0081380A" w:rsidP="00D3373E">
      <w:pPr>
        <w:spacing w:after="0" w:line="240" w:lineRule="auto"/>
        <w:rPr>
          <w:ins w:id="795" w:author="La Maravilla" w:date="2025-12-01T23:09:00Z"/>
          <w:b/>
          <w:lang w:val="es-ES"/>
        </w:rPr>
      </w:pPr>
      <w:ins w:id="796" w:author="La Maravilla" w:date="2025-12-01T23:09:00Z">
        <w:r w:rsidRPr="006D3D96">
          <w:rPr>
            <w:lang w:val="es-ES"/>
          </w:rPr>
          <w:t>Maduritos</w:t>
        </w:r>
      </w:ins>
      <w:r w:rsidR="00F55C05" w:rsidRPr="006D3D96">
        <w:rPr>
          <w:lang w:val="es-ES"/>
        </w:rPr>
        <w:t xml:space="preserve"> </w:t>
      </w:r>
      <w:ins w:id="797" w:author="La Maravilla" w:date="2025-12-01T23:09:00Z">
        <w:r w:rsidRPr="006D3D96">
          <w:rPr>
            <w:lang w:val="es-ES"/>
          </w:rPr>
          <w:t>con Queso</w:t>
        </w:r>
        <w:r w:rsidRPr="009D2FB0">
          <w:rPr>
            <w:b/>
            <w:lang w:val="es-ES"/>
          </w:rPr>
          <w:t xml:space="preserve"> </w:t>
        </w:r>
      </w:ins>
      <w:r w:rsidR="00D3373E">
        <w:rPr>
          <w:b/>
          <w:lang w:val="es-ES"/>
        </w:rPr>
        <w:t xml:space="preserve">______________________________________________________________________________________________   </w:t>
      </w:r>
      <w:r w:rsidR="00FB5A9B">
        <w:rPr>
          <w:b/>
          <w:lang w:val="es-ES"/>
        </w:rPr>
        <w:t xml:space="preserve">    </w:t>
      </w:r>
      <w:ins w:id="798" w:author="La Maravilla" w:date="2025-12-01T23:09:00Z">
        <w:r w:rsidRPr="009D2FB0">
          <w:rPr>
            <w:b/>
            <w:lang w:val="es-ES"/>
          </w:rPr>
          <w:t>$3.</w:t>
        </w:r>
        <w:r>
          <w:rPr>
            <w:b/>
            <w:lang w:val="es-ES"/>
          </w:rPr>
          <w:t>5</w:t>
        </w:r>
        <w:r w:rsidRPr="009D2FB0">
          <w:rPr>
            <w:b/>
            <w:lang w:val="es-ES"/>
          </w:rPr>
          <w:t>0</w:t>
        </w:r>
      </w:ins>
    </w:p>
    <w:p w:rsidR="0009714E" w:rsidRDefault="0081380A" w:rsidP="00D3373E">
      <w:pPr>
        <w:spacing w:after="0" w:line="240" w:lineRule="auto"/>
        <w:rPr>
          <w:b/>
          <w:lang w:val="es-ES"/>
        </w:rPr>
      </w:pPr>
      <w:ins w:id="799" w:author="La Maravilla" w:date="2025-12-01T23:09:00Z">
        <w:r w:rsidRPr="006D3D96">
          <w:rPr>
            <w:lang w:val="es-ES"/>
          </w:rPr>
          <w:t>Papas Rancheras</w:t>
        </w:r>
      </w:ins>
      <w:r w:rsidR="00D3373E">
        <w:rPr>
          <w:lang w:val="es-ES"/>
        </w:rPr>
        <w:t xml:space="preserve">___________________________________________________________________________________________________        </w:t>
      </w:r>
      <w:ins w:id="800" w:author="La Maravilla" w:date="2025-12-01T23:09:00Z">
        <w:r w:rsidR="0074596C">
          <w:rPr>
            <w:b/>
            <w:lang w:val="es-ES"/>
          </w:rPr>
          <w:t>$5</w:t>
        </w:r>
        <w:r w:rsidRPr="009D2FB0">
          <w:rPr>
            <w:b/>
            <w:lang w:val="es-ES"/>
          </w:rPr>
          <w:t>.</w:t>
        </w:r>
      </w:ins>
      <w:ins w:id="801" w:author="La Maravilla" w:date="2025-12-01T23:11:00Z">
        <w:r w:rsidR="0074596C">
          <w:rPr>
            <w:b/>
            <w:lang w:val="es-ES"/>
          </w:rPr>
          <w:t>0</w:t>
        </w:r>
      </w:ins>
      <w:ins w:id="802" w:author="La Maravilla" w:date="2025-12-01T23:09:00Z">
        <w:r w:rsidRPr="009D2FB0">
          <w:rPr>
            <w:b/>
            <w:lang w:val="es-ES"/>
          </w:rPr>
          <w:t>0</w:t>
        </w:r>
      </w:ins>
    </w:p>
    <w:p w:rsidR="00FA1FC0" w:rsidRDefault="00FA1FC0" w:rsidP="00D3373E">
      <w:pPr>
        <w:spacing w:after="0" w:line="240" w:lineRule="auto"/>
        <w:rPr>
          <w:b/>
          <w:lang w:val="es-ES"/>
        </w:rPr>
      </w:pPr>
    </w:p>
    <w:p w:rsidR="003B09B5" w:rsidRDefault="00F8598A" w:rsidP="0081380A">
      <w:pPr>
        <w:spacing w:after="0" w:line="240" w:lineRule="auto"/>
        <w:jc w:val="both"/>
        <w:rPr>
          <w:b/>
          <w:lang w:val="es-ES"/>
        </w:rPr>
      </w:pPr>
      <w:r>
        <w:pict>
          <v:rect id="_x0000_i1026" style="width:0;height:1.5pt" o:hralign="center" o:hrstd="t" o:hr="t" fillcolor="#a0a0a0" stroked="f"/>
        </w:pict>
      </w:r>
    </w:p>
    <w:p w:rsidR="005234A9" w:rsidRDefault="005234A9" w:rsidP="00440DBF">
      <w:pPr>
        <w:pStyle w:val="Ttulo2"/>
        <w:rPr>
          <w:rFonts w:asciiTheme="minorHAnsi" w:hAnsiTheme="minorHAnsi"/>
          <w:color w:val="FF0000"/>
          <w:sz w:val="28"/>
          <w:szCs w:val="28"/>
        </w:rPr>
      </w:pPr>
      <w:r w:rsidRPr="005234A9">
        <w:rPr>
          <w:rFonts w:ascii="Segoe UI Symbol" w:hAnsi="Segoe UI Symbol" w:cs="Segoe UI Symbol"/>
          <w:sz w:val="28"/>
          <w:szCs w:val="28"/>
        </w:rPr>
        <w:t>🍰</w:t>
      </w:r>
      <w:r w:rsidRPr="005234A9">
        <w:rPr>
          <w:sz w:val="28"/>
          <w:szCs w:val="28"/>
        </w:rPr>
        <w:t xml:space="preserve"> </w:t>
      </w:r>
      <w:r w:rsidRPr="006D3D96">
        <w:rPr>
          <w:rFonts w:asciiTheme="minorHAnsi" w:hAnsiTheme="minorHAnsi"/>
          <w:color w:val="FF0000"/>
          <w:sz w:val="28"/>
          <w:szCs w:val="28"/>
          <w:u w:val="single"/>
        </w:rPr>
        <w:t>POSTRES</w:t>
      </w:r>
    </w:p>
    <w:p w:rsidR="00860294" w:rsidRDefault="00273396" w:rsidP="00F175B9">
      <w:pPr>
        <w:spacing w:after="0" w:line="240" w:lineRule="auto"/>
        <w:rPr>
          <w:rStyle w:val="nfasis"/>
        </w:rPr>
      </w:pPr>
      <w:r>
        <w:rPr>
          <w:rStyle w:val="Textoennegrita"/>
        </w:rPr>
        <w:t>Postre del Día</w:t>
      </w:r>
      <w:r>
        <w:t xml:space="preserve"> </w:t>
      </w:r>
      <w:r w:rsidRPr="006D3D96">
        <w:rPr>
          <w:rFonts w:ascii="Segoe UI Symbol" w:hAnsi="Segoe UI Symbol" w:cs="Segoe UI Symbol"/>
        </w:rPr>
        <w:t>🍮</w:t>
      </w:r>
      <w:r w:rsidR="00F175B9">
        <w:rPr>
          <w:rFonts w:ascii="Segoe UI Symbol" w:hAnsi="Segoe UI Symbol" w:cs="Segoe UI Symbol"/>
          <w:lang w:val="es-ES"/>
        </w:rPr>
        <w:t xml:space="preserve"> </w:t>
      </w:r>
      <w:r>
        <w:t>Una dulce sorpresa preparada en casa.</w:t>
      </w:r>
      <w:r>
        <w:br/>
      </w:r>
      <w:r>
        <w:rPr>
          <w:rStyle w:val="nfasis"/>
        </w:rPr>
        <w:t>Pregun</w:t>
      </w:r>
      <w:r w:rsidR="006D3D96">
        <w:rPr>
          <w:rStyle w:val="nfasis"/>
        </w:rPr>
        <w:t>ta por la opción disponible hoy</w:t>
      </w: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860294" w:rsidRDefault="00860294" w:rsidP="00F175B9">
      <w:pPr>
        <w:spacing w:after="0" w:line="240" w:lineRule="auto"/>
        <w:rPr>
          <w:rStyle w:val="nfasis"/>
        </w:rPr>
      </w:pPr>
    </w:p>
    <w:p w:rsidR="006D3D96" w:rsidRPr="006D3D96" w:rsidRDefault="00F8598A" w:rsidP="00F175B9">
      <w:pPr>
        <w:spacing w:after="0" w:line="240" w:lineRule="auto"/>
        <w:rPr>
          <w:rFonts w:ascii="Segoe UI Symbol" w:hAnsi="Segoe UI Symbol" w:cs="Segoe UI Symbol"/>
        </w:rPr>
      </w:pPr>
      <w:r>
        <w:pict>
          <v:rect id="_x0000_i1027" style="width:0;height:1.5pt" o:hralign="center" o:hrstd="t" o:hr="t" fillcolor="#a0a0a0" stroked="f"/>
        </w:pict>
      </w:r>
    </w:p>
    <w:p w:rsidR="00D85D45" w:rsidRPr="00D20FC8" w:rsidRDefault="00B754D6" w:rsidP="00D85D45">
      <w:pPr>
        <w:pStyle w:val="NormalWeb"/>
        <w:spacing w:before="0" w:beforeAutospacing="0" w:after="0" w:afterAutospacing="0"/>
        <w:rPr>
          <w:rFonts w:asciiTheme="minorHAnsi" w:hAnsiTheme="minorHAnsi"/>
          <w:b/>
          <w:sz w:val="22"/>
          <w:szCs w:val="22"/>
        </w:rPr>
      </w:pPr>
      <w:r w:rsidRPr="00D20FC8">
        <w:rPr>
          <w:rFonts w:ascii="Segoe UI Symbol" w:hAnsi="Segoe UI Symbol" w:cs="Segoe UI Symbol"/>
          <w:sz w:val="28"/>
          <w:szCs w:val="28"/>
        </w:rPr>
        <w:lastRenderedPageBreak/>
        <w:t>☕</w:t>
      </w:r>
      <w:r w:rsidRPr="00D20FC8">
        <w:rPr>
          <w:rFonts w:asciiTheme="minorHAnsi" w:hAnsiTheme="minorHAnsi"/>
          <w:sz w:val="28"/>
          <w:szCs w:val="28"/>
        </w:rPr>
        <w:t xml:space="preserve"> </w:t>
      </w:r>
      <w:r w:rsidRPr="0095233B">
        <w:rPr>
          <w:rFonts w:asciiTheme="minorHAnsi" w:hAnsiTheme="minorHAnsi"/>
          <w:b/>
          <w:color w:val="E36C0A" w:themeColor="accent6" w:themeShade="BF"/>
          <w:sz w:val="28"/>
          <w:szCs w:val="28"/>
          <w:u w:val="single"/>
        </w:rPr>
        <w:t>BEBIDAS CALIENTES</w:t>
      </w:r>
      <w:r w:rsidR="00D85D45" w:rsidRPr="0095233B">
        <w:rPr>
          <w:rFonts w:asciiTheme="minorHAnsi" w:hAnsiTheme="minorHAnsi"/>
          <w:b/>
          <w:color w:val="E36C0A" w:themeColor="accent6" w:themeShade="BF"/>
          <w:sz w:val="28"/>
          <w:szCs w:val="28"/>
        </w:rPr>
        <w:tab/>
      </w:r>
      <w:r w:rsidR="00D85D45">
        <w:rPr>
          <w:rFonts w:asciiTheme="minorHAnsi" w:hAnsiTheme="minorHAnsi"/>
          <w:color w:val="E36C0A" w:themeColor="accent6" w:themeShade="BF"/>
          <w:sz w:val="28"/>
          <w:szCs w:val="28"/>
        </w:rPr>
        <w:tab/>
      </w:r>
      <w:r w:rsidR="00D85D45">
        <w:rPr>
          <w:rFonts w:asciiTheme="minorHAnsi" w:hAnsiTheme="minorHAnsi"/>
          <w:color w:val="E36C0A" w:themeColor="accent6" w:themeShade="BF"/>
          <w:sz w:val="28"/>
          <w:szCs w:val="28"/>
        </w:rPr>
        <w:tab/>
      </w:r>
      <w:r w:rsidR="00D85D45">
        <w:rPr>
          <w:rFonts w:asciiTheme="minorHAnsi" w:hAnsiTheme="minorHAnsi"/>
          <w:color w:val="E36C0A" w:themeColor="accent6" w:themeShade="BF"/>
          <w:sz w:val="28"/>
          <w:szCs w:val="28"/>
        </w:rPr>
        <w:tab/>
      </w:r>
      <w:r w:rsidR="00D85D45">
        <w:rPr>
          <w:rFonts w:asciiTheme="minorHAnsi" w:hAnsiTheme="minorHAnsi"/>
          <w:color w:val="E36C0A" w:themeColor="accent6" w:themeShade="BF"/>
          <w:sz w:val="28"/>
          <w:szCs w:val="28"/>
        </w:rPr>
        <w:tab/>
      </w:r>
      <w:r w:rsidR="00D85D45" w:rsidRPr="0095233B">
        <w:rPr>
          <w:rFonts w:ascii="Segoe UI Symbol" w:hAnsi="Segoe UI Symbol" w:cs="Segoe UI Symbol"/>
          <w:b/>
          <w:color w:val="F79646" w:themeColor="accent6"/>
          <w:sz w:val="32"/>
          <w:szCs w:val="28"/>
        </w:rPr>
        <w:t>🔥</w:t>
      </w:r>
      <w:r w:rsidR="00D85D45" w:rsidRPr="0095233B">
        <w:rPr>
          <w:rStyle w:val="Textoennegrita"/>
          <w:rFonts w:asciiTheme="minorHAnsi" w:hAnsiTheme="minorHAnsi"/>
          <w:color w:val="647D33"/>
          <w:sz w:val="28"/>
          <w:szCs w:val="22"/>
          <w:u w:val="single"/>
        </w:rPr>
        <w:t>BREBAJES DE LA SELVA</w:t>
      </w:r>
      <w:r w:rsidR="00D85D45" w:rsidRPr="0095233B">
        <w:rPr>
          <w:rFonts w:ascii="Segoe UI Symbol" w:hAnsi="Segoe UI Symbol" w:cs="Segoe UI Symbol"/>
          <w:b/>
          <w:color w:val="F79646" w:themeColor="accent6"/>
          <w:sz w:val="32"/>
          <w:szCs w:val="28"/>
        </w:rPr>
        <w:t>🔥</w:t>
      </w:r>
    </w:p>
    <w:p w:rsidR="00F60A0C" w:rsidRDefault="00F60A0C" w:rsidP="00D85D45">
      <w:pPr>
        <w:pStyle w:val="NormalWeb"/>
        <w:spacing w:before="0" w:beforeAutospacing="0" w:after="0" w:afterAutospacing="0"/>
        <w:jc w:val="both"/>
        <w:rPr>
          <w:rStyle w:val="Textoennegrita"/>
          <w:rFonts w:asciiTheme="minorHAnsi" w:hAnsiTheme="minorHAnsi"/>
          <w:sz w:val="22"/>
          <w:szCs w:val="22"/>
        </w:rPr>
      </w:pPr>
    </w:p>
    <w:p w:rsidR="00B754D6" w:rsidRPr="00D20FC8" w:rsidRDefault="00B754D6" w:rsidP="00D85D45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D20FC8">
        <w:rPr>
          <w:rStyle w:val="Textoennegrita"/>
          <w:rFonts w:asciiTheme="minorHAnsi" w:hAnsiTheme="minorHAnsi"/>
          <w:sz w:val="22"/>
          <w:szCs w:val="22"/>
        </w:rPr>
        <w:t>Guayusa Tradicional</w:t>
      </w:r>
      <w:r w:rsidRPr="00D20FC8">
        <w:rPr>
          <w:rStyle w:val="Textoennegrita"/>
          <w:rFonts w:asciiTheme="minorHAnsi" w:hAnsiTheme="minorHAnsi"/>
          <w:sz w:val="22"/>
          <w:szCs w:val="22"/>
        </w:rPr>
        <w:tab/>
      </w:r>
      <w:r w:rsidR="006D1821" w:rsidRPr="006D1821">
        <w:rPr>
          <w:rStyle w:val="Textoennegrita"/>
          <w:rFonts w:asciiTheme="minorHAnsi" w:hAnsiTheme="minorHAnsi"/>
          <w:b w:val="0"/>
          <w:i/>
          <w:sz w:val="22"/>
          <w:szCs w:val="22"/>
        </w:rPr>
        <w:t>(sin alcohol)</w:t>
      </w:r>
      <w:r w:rsidRPr="00D20FC8">
        <w:rPr>
          <w:rStyle w:val="Textoennegrita"/>
          <w:rFonts w:asciiTheme="minorHAnsi" w:hAnsiTheme="minorHAnsi"/>
          <w:sz w:val="22"/>
          <w:szCs w:val="22"/>
        </w:rPr>
        <w:tab/>
      </w:r>
      <w:r w:rsidRPr="00D20FC8">
        <w:rPr>
          <w:rStyle w:val="Textoennegrita"/>
          <w:rFonts w:asciiTheme="minorHAnsi" w:hAnsiTheme="minorHAnsi"/>
          <w:sz w:val="22"/>
          <w:szCs w:val="22"/>
        </w:rPr>
        <w:tab/>
      </w:r>
      <w:r w:rsidRPr="00D20FC8">
        <w:rPr>
          <w:rStyle w:val="Textoennegrita"/>
          <w:rFonts w:asciiTheme="minorHAnsi" w:hAnsiTheme="minorHAnsi"/>
          <w:sz w:val="22"/>
          <w:szCs w:val="22"/>
        </w:rPr>
        <w:tab/>
      </w:r>
      <w:r w:rsidRPr="00D20FC8">
        <w:rPr>
          <w:rStyle w:val="Textoennegrita"/>
          <w:rFonts w:asciiTheme="minorHAnsi" w:hAnsiTheme="minorHAnsi"/>
          <w:sz w:val="22"/>
          <w:szCs w:val="22"/>
        </w:rPr>
        <w:tab/>
      </w:r>
      <w:r w:rsidR="00D85D45" w:rsidRPr="00D85D45">
        <w:rPr>
          <w:rFonts w:asciiTheme="minorHAnsi" w:hAnsiTheme="minorHAnsi"/>
          <w:b/>
          <w:szCs w:val="22"/>
        </w:rPr>
        <w:t>Guayusa con punta</w:t>
      </w:r>
      <w:r w:rsidR="00D85D45">
        <w:rPr>
          <w:rFonts w:asciiTheme="minorHAnsi" w:hAnsiTheme="minorHAnsi"/>
          <w:b/>
          <w:szCs w:val="22"/>
        </w:rPr>
        <w:t xml:space="preserve"> </w:t>
      </w:r>
      <w:r w:rsidR="00D85D45">
        <w:rPr>
          <w:rFonts w:asciiTheme="minorHAnsi" w:hAnsiTheme="minorHAnsi"/>
          <w:i/>
          <w:sz w:val="22"/>
          <w:szCs w:val="22"/>
        </w:rPr>
        <w:t>(Agua ardiente de caña)</w:t>
      </w:r>
    </w:p>
    <w:p w:rsidR="00D85D45" w:rsidRPr="00D20FC8" w:rsidRDefault="00B754D6" w:rsidP="00D85D45">
      <w:pPr>
        <w:pStyle w:val="NormalWeb"/>
        <w:spacing w:before="0" w:beforeAutospacing="0" w:after="0" w:afterAutospacing="0"/>
        <w:ind w:firstLine="720"/>
        <w:jc w:val="both"/>
        <w:rPr>
          <w:rStyle w:val="Textoennegrita"/>
          <w:rFonts w:asciiTheme="minorHAnsi" w:hAnsiTheme="minorHAnsi"/>
          <w:b w:val="0"/>
          <w:bCs w:val="0"/>
          <w:sz w:val="22"/>
          <w:szCs w:val="22"/>
        </w:rPr>
      </w:pPr>
      <w:r w:rsidRPr="003B09B5">
        <w:rPr>
          <w:rFonts w:asciiTheme="minorHAnsi" w:hAnsiTheme="minorHAnsi"/>
          <w:sz w:val="22"/>
          <w:szCs w:val="22"/>
        </w:rPr>
        <w:t xml:space="preserve">Taza </w:t>
      </w:r>
      <w:r w:rsidRPr="00D20FC8">
        <w:rPr>
          <w:rFonts w:asciiTheme="minorHAnsi" w:hAnsiTheme="minorHAnsi"/>
          <w:b/>
          <w:sz w:val="22"/>
          <w:szCs w:val="22"/>
        </w:rPr>
        <w:tab/>
      </w:r>
      <w:r w:rsidRPr="00D20FC8">
        <w:rPr>
          <w:rFonts w:asciiTheme="minorHAnsi" w:hAnsiTheme="minorHAnsi"/>
          <w:b/>
          <w:sz w:val="22"/>
          <w:szCs w:val="22"/>
        </w:rPr>
        <w:tab/>
      </w:r>
      <w:r w:rsidRPr="00D20FC8">
        <w:rPr>
          <w:rFonts w:asciiTheme="minorHAnsi" w:hAnsiTheme="minorHAnsi"/>
          <w:b/>
          <w:sz w:val="22"/>
          <w:szCs w:val="22"/>
        </w:rPr>
        <w:tab/>
      </w:r>
      <w:r w:rsidR="003B09B5">
        <w:rPr>
          <w:rFonts w:asciiTheme="minorHAnsi" w:hAnsiTheme="minorHAnsi"/>
          <w:b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="005234A9">
        <w:rPr>
          <w:rFonts w:asciiTheme="minorHAnsi" w:hAnsiTheme="minorHAnsi"/>
          <w:b/>
          <w:sz w:val="22"/>
          <w:szCs w:val="22"/>
        </w:rPr>
        <w:tab/>
      </w:r>
      <w:r w:rsidRPr="003B09B5">
        <w:rPr>
          <w:rStyle w:val="Textoennegrita"/>
          <w:rFonts w:asciiTheme="minorHAnsi" w:hAnsiTheme="minorHAnsi"/>
          <w:sz w:val="22"/>
          <w:szCs w:val="22"/>
        </w:rPr>
        <w:t>$1.00</w:t>
      </w:r>
      <w:r w:rsidRPr="00D20FC8">
        <w:rPr>
          <w:rStyle w:val="Textoennegrita"/>
          <w:rFonts w:asciiTheme="minorHAnsi" w:hAnsiTheme="minorHAnsi"/>
          <w:b w:val="0"/>
          <w:sz w:val="22"/>
          <w:szCs w:val="22"/>
        </w:rPr>
        <w:t xml:space="preserve"> </w:t>
      </w:r>
      <w:r w:rsidR="00D20FC8">
        <w:rPr>
          <w:rStyle w:val="Textoennegrita"/>
          <w:rFonts w:asciiTheme="minorHAnsi" w:hAnsiTheme="minorHAnsi"/>
          <w:b w:val="0"/>
          <w:sz w:val="22"/>
          <w:szCs w:val="22"/>
        </w:rPr>
        <w:tab/>
      </w:r>
      <w:r w:rsidR="00D20FC8">
        <w:rPr>
          <w:rStyle w:val="Textoennegrita"/>
          <w:rFonts w:asciiTheme="minorHAnsi" w:hAnsiTheme="minorHAnsi"/>
          <w:b w:val="0"/>
          <w:sz w:val="22"/>
          <w:szCs w:val="22"/>
        </w:rPr>
        <w:tab/>
      </w:r>
      <w:r w:rsidR="00FD4C0D">
        <w:rPr>
          <w:rStyle w:val="Textoennegrita"/>
          <w:rFonts w:asciiTheme="minorHAnsi" w:hAnsiTheme="minorHAnsi"/>
          <w:b w:val="0"/>
          <w:sz w:val="22"/>
          <w:szCs w:val="22"/>
        </w:rPr>
        <w:tab/>
      </w:r>
      <w:r w:rsidR="0095233B" w:rsidRPr="00F175B9">
        <w:rPr>
          <w:rStyle w:val="Textoennegrita"/>
          <w:rFonts w:asciiTheme="minorHAnsi" w:hAnsiTheme="minorHAnsi"/>
          <w:b w:val="0"/>
          <w:sz w:val="22"/>
          <w:szCs w:val="22"/>
        </w:rPr>
        <w:t>Jarra</w:t>
      </w:r>
      <w:r w:rsidR="0095233B">
        <w:rPr>
          <w:rStyle w:val="Textoennegrita"/>
          <w:rFonts w:asciiTheme="minorHAnsi" w:hAnsiTheme="minorHAnsi"/>
          <w:sz w:val="22"/>
          <w:szCs w:val="22"/>
        </w:rPr>
        <w:t xml:space="preserve"> </w:t>
      </w:r>
      <w:r w:rsidR="0095233B" w:rsidRPr="007E0C95">
        <w:rPr>
          <w:rStyle w:val="Textoennegrita"/>
          <w:rFonts w:asciiTheme="minorHAnsi" w:hAnsiTheme="minorHAnsi"/>
          <w:b w:val="0"/>
          <w:sz w:val="22"/>
          <w:szCs w:val="22"/>
        </w:rPr>
        <w:t>M</w:t>
      </w:r>
      <w:r w:rsidR="0095233B">
        <w:rPr>
          <w:rFonts w:asciiTheme="minorHAnsi" w:hAnsiTheme="minorHAnsi"/>
          <w:sz w:val="22"/>
          <w:szCs w:val="22"/>
        </w:rPr>
        <w:t>ediana</w:t>
      </w:r>
      <w:r w:rsidR="0095233B">
        <w:rPr>
          <w:rFonts w:asciiTheme="minorHAnsi" w:hAnsiTheme="minorHAnsi"/>
          <w:sz w:val="22"/>
          <w:szCs w:val="22"/>
        </w:rPr>
        <w:tab/>
        <w:t xml:space="preserve"> </w:t>
      </w:r>
      <w:r w:rsidR="0095233B">
        <w:rPr>
          <w:rFonts w:asciiTheme="minorHAnsi" w:hAnsiTheme="minorHAnsi"/>
          <w:sz w:val="22"/>
          <w:szCs w:val="22"/>
        </w:rPr>
        <w:tab/>
      </w:r>
      <w:r w:rsidR="0095233B">
        <w:rPr>
          <w:rFonts w:asciiTheme="minorHAnsi" w:hAnsiTheme="minorHAnsi"/>
          <w:sz w:val="22"/>
          <w:szCs w:val="22"/>
        </w:rPr>
        <w:tab/>
      </w:r>
      <w:r w:rsidR="0095233B" w:rsidRPr="00FD4C0D">
        <w:rPr>
          <w:rFonts w:asciiTheme="minorHAnsi" w:hAnsiTheme="minorHAnsi"/>
          <w:sz w:val="22"/>
          <w:szCs w:val="22"/>
        </w:rPr>
        <w:t>—</w:t>
      </w:r>
      <w:r w:rsidR="0095233B">
        <w:rPr>
          <w:rFonts w:asciiTheme="minorHAnsi" w:hAnsiTheme="minorHAnsi"/>
          <w:sz w:val="22"/>
          <w:szCs w:val="22"/>
        </w:rPr>
        <w:t xml:space="preserve">       $</w:t>
      </w:r>
      <w:r w:rsidR="0095233B" w:rsidRPr="003B09B5">
        <w:rPr>
          <w:rStyle w:val="Textoennegrita"/>
          <w:rFonts w:asciiTheme="minorHAnsi" w:hAnsiTheme="minorHAnsi"/>
          <w:sz w:val="22"/>
          <w:szCs w:val="22"/>
        </w:rPr>
        <w:t>1</w:t>
      </w:r>
      <w:r w:rsidR="0095233B">
        <w:rPr>
          <w:rStyle w:val="Textoennegrita"/>
          <w:rFonts w:asciiTheme="minorHAnsi" w:hAnsiTheme="minorHAnsi"/>
          <w:sz w:val="22"/>
          <w:szCs w:val="22"/>
        </w:rPr>
        <w:t>0.00</w:t>
      </w:r>
      <w:r w:rsidR="0095233B">
        <w:rPr>
          <w:rFonts w:asciiTheme="minorHAnsi" w:hAnsiTheme="minorHAnsi"/>
          <w:sz w:val="22"/>
          <w:szCs w:val="22"/>
        </w:rPr>
        <w:t xml:space="preserve">  </w:t>
      </w:r>
    </w:p>
    <w:p w:rsidR="00B754D6" w:rsidRPr="00D20FC8" w:rsidRDefault="00B754D6" w:rsidP="00D85D45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/>
          <w:b/>
          <w:sz w:val="22"/>
          <w:szCs w:val="22"/>
        </w:rPr>
      </w:pPr>
      <w:r w:rsidRPr="003B09B5">
        <w:rPr>
          <w:rFonts w:asciiTheme="minorHAnsi" w:hAnsiTheme="minorHAnsi"/>
          <w:sz w:val="22"/>
          <w:szCs w:val="22"/>
        </w:rPr>
        <w:t>Jarra mediana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="00D20FC8">
        <w:rPr>
          <w:rFonts w:asciiTheme="minorHAnsi" w:hAnsiTheme="minorHAnsi"/>
          <w:b/>
          <w:sz w:val="22"/>
          <w:szCs w:val="22"/>
        </w:rPr>
        <w:tab/>
      </w:r>
      <w:r w:rsidR="003B09B5">
        <w:rPr>
          <w:rFonts w:asciiTheme="minorHAnsi" w:hAnsiTheme="minorHAnsi"/>
          <w:b/>
          <w:sz w:val="22"/>
          <w:szCs w:val="22"/>
        </w:rPr>
        <w:tab/>
      </w:r>
      <w:r w:rsidR="003B09B5">
        <w:rPr>
          <w:rFonts w:asciiTheme="minorHAnsi" w:hAnsiTheme="minorHAnsi"/>
          <w:b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="005234A9">
        <w:rPr>
          <w:rFonts w:asciiTheme="minorHAnsi" w:hAnsiTheme="minorHAnsi"/>
          <w:b/>
          <w:sz w:val="22"/>
          <w:szCs w:val="22"/>
        </w:rPr>
        <w:tab/>
      </w:r>
      <w:r w:rsidRPr="003B09B5">
        <w:rPr>
          <w:rStyle w:val="Textoennegrita"/>
          <w:rFonts w:asciiTheme="minorHAnsi" w:hAnsiTheme="minorHAnsi"/>
          <w:sz w:val="22"/>
          <w:szCs w:val="22"/>
        </w:rPr>
        <w:t>$2.50</w:t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95233B" w:rsidRPr="007E0C95">
        <w:rPr>
          <w:rStyle w:val="Textoennegrita"/>
          <w:rFonts w:asciiTheme="minorHAnsi" w:hAnsiTheme="minorHAnsi"/>
          <w:b w:val="0"/>
          <w:sz w:val="22"/>
          <w:szCs w:val="22"/>
        </w:rPr>
        <w:t xml:space="preserve">Jarra </w:t>
      </w:r>
      <w:r w:rsidR="0095233B">
        <w:rPr>
          <w:rFonts w:asciiTheme="minorHAnsi" w:hAnsiTheme="minorHAnsi"/>
          <w:sz w:val="22"/>
          <w:szCs w:val="22"/>
        </w:rPr>
        <w:t>Grande</w:t>
      </w:r>
      <w:r w:rsidR="0095233B">
        <w:rPr>
          <w:rFonts w:asciiTheme="minorHAnsi" w:hAnsiTheme="minorHAnsi"/>
          <w:sz w:val="22"/>
          <w:szCs w:val="22"/>
        </w:rPr>
        <w:tab/>
      </w:r>
      <w:r w:rsidR="0095233B">
        <w:rPr>
          <w:rFonts w:asciiTheme="minorHAnsi" w:hAnsiTheme="minorHAnsi"/>
          <w:sz w:val="22"/>
          <w:szCs w:val="22"/>
        </w:rPr>
        <w:tab/>
      </w:r>
      <w:r w:rsidR="0095233B">
        <w:rPr>
          <w:rFonts w:asciiTheme="minorHAnsi" w:hAnsiTheme="minorHAnsi"/>
          <w:sz w:val="22"/>
          <w:szCs w:val="22"/>
        </w:rPr>
        <w:tab/>
      </w:r>
      <w:r w:rsidR="0095233B" w:rsidRPr="00FD4C0D">
        <w:rPr>
          <w:rFonts w:asciiTheme="minorHAnsi" w:hAnsiTheme="minorHAnsi"/>
          <w:sz w:val="22"/>
          <w:szCs w:val="22"/>
        </w:rPr>
        <w:t>—</w:t>
      </w:r>
      <w:r w:rsidR="0095233B">
        <w:rPr>
          <w:rFonts w:asciiTheme="minorHAnsi" w:hAnsiTheme="minorHAnsi"/>
          <w:sz w:val="22"/>
          <w:szCs w:val="22"/>
        </w:rPr>
        <w:t xml:space="preserve">       </w:t>
      </w:r>
      <w:r w:rsidR="0095233B" w:rsidRPr="003B09B5">
        <w:rPr>
          <w:rStyle w:val="Textoennegrita"/>
          <w:rFonts w:asciiTheme="minorHAnsi" w:hAnsiTheme="minorHAnsi"/>
          <w:sz w:val="22"/>
          <w:szCs w:val="22"/>
        </w:rPr>
        <w:t>$1</w:t>
      </w:r>
      <w:r w:rsidR="0095233B">
        <w:rPr>
          <w:rStyle w:val="Textoennegrita"/>
          <w:rFonts w:asciiTheme="minorHAnsi" w:hAnsiTheme="minorHAnsi"/>
          <w:sz w:val="22"/>
          <w:szCs w:val="22"/>
        </w:rPr>
        <w:t>2.50</w:t>
      </w:r>
    </w:p>
    <w:p w:rsidR="00B754D6" w:rsidRPr="00D20FC8" w:rsidRDefault="00B754D6" w:rsidP="00D85D45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/>
          <w:b/>
          <w:sz w:val="22"/>
          <w:szCs w:val="22"/>
        </w:rPr>
      </w:pPr>
      <w:r w:rsidRPr="003B09B5">
        <w:rPr>
          <w:rFonts w:asciiTheme="minorHAnsi" w:hAnsiTheme="minorHAnsi"/>
          <w:sz w:val="22"/>
          <w:szCs w:val="22"/>
        </w:rPr>
        <w:t>Jarra grande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Pr="00D20FC8">
        <w:rPr>
          <w:rFonts w:asciiTheme="minorHAnsi" w:hAnsiTheme="minorHAnsi"/>
          <w:b/>
          <w:sz w:val="22"/>
          <w:szCs w:val="22"/>
        </w:rPr>
        <w:tab/>
      </w:r>
      <w:r w:rsidRPr="00D20FC8">
        <w:rPr>
          <w:rFonts w:asciiTheme="minorHAnsi" w:hAnsiTheme="minorHAnsi"/>
          <w:b/>
          <w:sz w:val="22"/>
          <w:szCs w:val="22"/>
        </w:rPr>
        <w:tab/>
      </w:r>
      <w:r w:rsidR="003B09B5">
        <w:rPr>
          <w:rFonts w:asciiTheme="minorHAnsi" w:hAnsiTheme="minorHAnsi"/>
          <w:b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="005234A9">
        <w:rPr>
          <w:rFonts w:asciiTheme="minorHAnsi" w:hAnsiTheme="minorHAnsi"/>
          <w:b/>
          <w:sz w:val="22"/>
          <w:szCs w:val="22"/>
        </w:rPr>
        <w:tab/>
      </w:r>
      <w:r w:rsidR="00447BC1">
        <w:rPr>
          <w:rStyle w:val="Textoennegrita"/>
          <w:rFonts w:asciiTheme="minorHAnsi" w:hAnsiTheme="minorHAnsi"/>
          <w:sz w:val="22"/>
          <w:szCs w:val="22"/>
        </w:rPr>
        <w:t>$3.5</w:t>
      </w:r>
      <w:r w:rsidRPr="003B09B5">
        <w:rPr>
          <w:rStyle w:val="Textoennegrita"/>
          <w:rFonts w:asciiTheme="minorHAnsi" w:hAnsiTheme="minorHAnsi"/>
          <w:sz w:val="22"/>
          <w:szCs w:val="22"/>
        </w:rPr>
        <w:t>0</w:t>
      </w:r>
      <w:r w:rsidR="00760366">
        <w:rPr>
          <w:rStyle w:val="Textoennegrita"/>
          <w:rFonts w:asciiTheme="minorHAnsi" w:hAnsiTheme="minorHAnsi"/>
          <w:sz w:val="22"/>
          <w:szCs w:val="22"/>
        </w:rPr>
        <w:tab/>
      </w:r>
      <w:r w:rsidR="00760366">
        <w:rPr>
          <w:rStyle w:val="Textoennegrita"/>
          <w:rFonts w:asciiTheme="minorHAnsi" w:hAnsiTheme="minorHAnsi"/>
          <w:sz w:val="22"/>
          <w:szCs w:val="22"/>
        </w:rPr>
        <w:tab/>
      </w:r>
    </w:p>
    <w:p w:rsidR="00D85D45" w:rsidRDefault="006079FD" w:rsidP="006079FD">
      <w:pPr>
        <w:pStyle w:val="NormalWeb"/>
        <w:spacing w:before="0" w:beforeAutospacing="0" w:after="0" w:afterAutospacing="0"/>
        <w:ind w:left="720"/>
        <w:jc w:val="both"/>
        <w:rPr>
          <w:rStyle w:val="Textoennegrita"/>
          <w:rFonts w:asciiTheme="minorHAnsi" w:hAnsiTheme="minorHAnsi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ab/>
      </w:r>
      <w:r>
        <w:rPr>
          <w:rStyle w:val="Textoennegrita"/>
          <w:rFonts w:asciiTheme="minorHAnsi" w:hAnsiTheme="minorHAnsi"/>
          <w:sz w:val="22"/>
          <w:szCs w:val="22"/>
        </w:rPr>
        <w:tab/>
      </w:r>
      <w:r>
        <w:rPr>
          <w:rStyle w:val="Textoennegrita"/>
          <w:rFonts w:asciiTheme="minorHAnsi" w:hAnsiTheme="minorHAnsi"/>
          <w:sz w:val="22"/>
          <w:szCs w:val="22"/>
        </w:rPr>
        <w:tab/>
      </w:r>
      <w:r>
        <w:rPr>
          <w:rStyle w:val="Textoennegrita"/>
          <w:rFonts w:asciiTheme="minorHAnsi" w:hAnsiTheme="minorHAnsi"/>
          <w:sz w:val="22"/>
          <w:szCs w:val="22"/>
        </w:rPr>
        <w:tab/>
      </w:r>
      <w:r>
        <w:rPr>
          <w:rStyle w:val="Textoennegrita"/>
          <w:rFonts w:asciiTheme="minorHAnsi" w:hAnsiTheme="minorHAnsi"/>
          <w:sz w:val="22"/>
          <w:szCs w:val="22"/>
        </w:rPr>
        <w:tab/>
      </w:r>
      <w:r>
        <w:rPr>
          <w:rStyle w:val="Textoennegrita"/>
          <w:rFonts w:asciiTheme="minorHAnsi" w:hAnsiTheme="minorHAnsi"/>
          <w:sz w:val="22"/>
          <w:szCs w:val="22"/>
        </w:rPr>
        <w:tab/>
      </w:r>
      <w:r>
        <w:rPr>
          <w:rStyle w:val="Textoennegrita"/>
          <w:rFonts w:asciiTheme="minorHAnsi" w:hAnsiTheme="minorHAnsi"/>
          <w:sz w:val="22"/>
          <w:szCs w:val="22"/>
        </w:rPr>
        <w:tab/>
      </w:r>
      <w:r w:rsidRPr="00D85D45">
        <w:rPr>
          <w:rFonts w:asciiTheme="minorHAnsi" w:hAnsiTheme="minorHAnsi"/>
          <w:b/>
          <w:szCs w:val="22"/>
        </w:rPr>
        <w:t>Hueso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i/>
          <w:sz w:val="22"/>
          <w:szCs w:val="22"/>
        </w:rPr>
        <w:t>(Guayusa con chuchuguazo)</w:t>
      </w:r>
    </w:p>
    <w:p w:rsidR="00D3373E" w:rsidRDefault="00D3373E" w:rsidP="00D85D45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i/>
          <w:sz w:val="22"/>
          <w:szCs w:val="22"/>
        </w:rPr>
      </w:pPr>
      <w:r w:rsidRPr="00D20FC8">
        <w:rPr>
          <w:rStyle w:val="Textoennegrita"/>
          <w:rFonts w:asciiTheme="minorHAnsi" w:hAnsiTheme="minorHAnsi"/>
          <w:sz w:val="22"/>
          <w:szCs w:val="22"/>
        </w:rPr>
        <w:t>Café</w:t>
      </w:r>
      <w:r w:rsidRPr="00D20F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(pasado)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D85D45" w:rsidRPr="00FD4C0D">
        <w:rPr>
          <w:rFonts w:asciiTheme="minorHAnsi" w:hAnsiTheme="minorHAnsi"/>
          <w:sz w:val="22"/>
          <w:szCs w:val="22"/>
        </w:rPr>
        <w:t>—</w:t>
      </w:r>
      <w:r w:rsidR="00D85D45"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="00D85D45">
        <w:rPr>
          <w:rFonts w:asciiTheme="minorHAnsi" w:hAnsiTheme="minorHAnsi"/>
          <w:b/>
          <w:sz w:val="22"/>
          <w:szCs w:val="22"/>
        </w:rPr>
        <w:t xml:space="preserve">         </w:t>
      </w:r>
      <w:r w:rsidR="00D85D45">
        <w:rPr>
          <w:rStyle w:val="Textoennegrita"/>
          <w:rFonts w:asciiTheme="minorHAnsi" w:hAnsiTheme="minorHAnsi"/>
          <w:sz w:val="22"/>
          <w:szCs w:val="22"/>
        </w:rPr>
        <w:t>$1.75</w:t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95233B" w:rsidRPr="00F175B9">
        <w:rPr>
          <w:rStyle w:val="Textoennegrita"/>
          <w:rFonts w:asciiTheme="minorHAnsi" w:hAnsiTheme="minorHAnsi"/>
          <w:b w:val="0"/>
          <w:sz w:val="22"/>
          <w:szCs w:val="22"/>
        </w:rPr>
        <w:t>Jarra</w:t>
      </w:r>
      <w:r w:rsidR="0095233B">
        <w:rPr>
          <w:rStyle w:val="Textoennegrita"/>
          <w:rFonts w:asciiTheme="minorHAnsi" w:hAnsiTheme="minorHAnsi"/>
          <w:sz w:val="22"/>
          <w:szCs w:val="22"/>
        </w:rPr>
        <w:t xml:space="preserve"> </w:t>
      </w:r>
      <w:r w:rsidR="0095233B" w:rsidRPr="007E0C95">
        <w:rPr>
          <w:rStyle w:val="Textoennegrita"/>
          <w:rFonts w:asciiTheme="minorHAnsi" w:hAnsiTheme="minorHAnsi"/>
          <w:b w:val="0"/>
          <w:sz w:val="22"/>
          <w:szCs w:val="22"/>
        </w:rPr>
        <w:t>M</w:t>
      </w:r>
      <w:r w:rsidR="0095233B">
        <w:rPr>
          <w:rFonts w:asciiTheme="minorHAnsi" w:hAnsiTheme="minorHAnsi"/>
          <w:sz w:val="22"/>
          <w:szCs w:val="22"/>
        </w:rPr>
        <w:t>ediana</w:t>
      </w:r>
      <w:r w:rsidR="0095233B">
        <w:rPr>
          <w:rFonts w:asciiTheme="minorHAnsi" w:hAnsiTheme="minorHAnsi"/>
          <w:sz w:val="22"/>
          <w:szCs w:val="22"/>
        </w:rPr>
        <w:tab/>
        <w:t xml:space="preserve"> </w:t>
      </w:r>
      <w:r w:rsidR="0095233B">
        <w:rPr>
          <w:rFonts w:asciiTheme="minorHAnsi" w:hAnsiTheme="minorHAnsi"/>
          <w:sz w:val="22"/>
          <w:szCs w:val="22"/>
        </w:rPr>
        <w:tab/>
      </w:r>
      <w:r w:rsidR="0095233B">
        <w:rPr>
          <w:rFonts w:asciiTheme="minorHAnsi" w:hAnsiTheme="minorHAnsi"/>
          <w:sz w:val="22"/>
          <w:szCs w:val="22"/>
        </w:rPr>
        <w:tab/>
      </w:r>
      <w:r w:rsidR="0095233B" w:rsidRPr="00FD4C0D">
        <w:rPr>
          <w:rFonts w:asciiTheme="minorHAnsi" w:hAnsiTheme="minorHAnsi"/>
          <w:sz w:val="22"/>
          <w:szCs w:val="22"/>
        </w:rPr>
        <w:t>—</w:t>
      </w:r>
      <w:r w:rsidR="0095233B">
        <w:rPr>
          <w:rFonts w:asciiTheme="minorHAnsi" w:hAnsiTheme="minorHAnsi"/>
          <w:sz w:val="22"/>
          <w:szCs w:val="22"/>
        </w:rPr>
        <w:t xml:space="preserve">       $</w:t>
      </w:r>
      <w:r w:rsidR="0095233B" w:rsidRPr="003B09B5">
        <w:rPr>
          <w:rStyle w:val="Textoennegrita"/>
          <w:rFonts w:asciiTheme="minorHAnsi" w:hAnsiTheme="minorHAnsi"/>
          <w:sz w:val="22"/>
          <w:szCs w:val="22"/>
        </w:rPr>
        <w:t>1</w:t>
      </w:r>
      <w:r w:rsidR="0095233B">
        <w:rPr>
          <w:rStyle w:val="Textoennegrita"/>
          <w:rFonts w:asciiTheme="minorHAnsi" w:hAnsiTheme="minorHAnsi"/>
          <w:sz w:val="22"/>
          <w:szCs w:val="22"/>
        </w:rPr>
        <w:t>2.50</w:t>
      </w:r>
    </w:p>
    <w:p w:rsidR="00D3373E" w:rsidRPr="00D20FC8" w:rsidRDefault="00D3373E" w:rsidP="00D85D45">
      <w:pPr>
        <w:pStyle w:val="NormalWeb"/>
        <w:spacing w:before="0" w:beforeAutospacing="0" w:after="0" w:afterAutospacing="0"/>
        <w:jc w:val="both"/>
        <w:rPr>
          <w:rStyle w:val="Textoennegrita"/>
          <w:rFonts w:asciiTheme="minorHAnsi" w:hAnsiTheme="minorHAnsi"/>
          <w:b w:val="0"/>
          <w:bCs w:val="0"/>
          <w:sz w:val="22"/>
          <w:szCs w:val="22"/>
        </w:rPr>
      </w:pPr>
      <w:r w:rsidRPr="00D20FC8">
        <w:rPr>
          <w:rStyle w:val="Textoennegrita"/>
          <w:rFonts w:asciiTheme="minorHAnsi" w:hAnsiTheme="minorHAnsi"/>
          <w:sz w:val="22"/>
          <w:szCs w:val="22"/>
        </w:rPr>
        <w:t xml:space="preserve">Agua Aromática </w:t>
      </w:r>
      <w:r w:rsidRPr="003B09B5">
        <w:rPr>
          <w:rStyle w:val="Textoennegrita"/>
          <w:rFonts w:asciiTheme="minorHAnsi" w:hAnsiTheme="minorHAnsi"/>
          <w:b w:val="0"/>
          <w:sz w:val="22"/>
          <w:szCs w:val="22"/>
        </w:rPr>
        <w:t>(taza)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 w:rsidRPr="00D20FC8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D20FC8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        </w:t>
      </w:r>
      <w:r>
        <w:rPr>
          <w:rStyle w:val="Textoennegrita"/>
          <w:rFonts w:asciiTheme="minorHAnsi" w:hAnsiTheme="minorHAnsi"/>
          <w:sz w:val="22"/>
          <w:szCs w:val="22"/>
        </w:rPr>
        <w:t>$1.75</w:t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95233B" w:rsidRPr="007E0C95">
        <w:rPr>
          <w:rStyle w:val="Textoennegrita"/>
          <w:rFonts w:asciiTheme="minorHAnsi" w:hAnsiTheme="minorHAnsi"/>
          <w:b w:val="0"/>
          <w:sz w:val="22"/>
          <w:szCs w:val="22"/>
        </w:rPr>
        <w:t xml:space="preserve">Jarra </w:t>
      </w:r>
      <w:r w:rsidR="0095233B">
        <w:rPr>
          <w:rFonts w:asciiTheme="minorHAnsi" w:hAnsiTheme="minorHAnsi"/>
          <w:sz w:val="22"/>
          <w:szCs w:val="22"/>
        </w:rPr>
        <w:t>Grande</w:t>
      </w:r>
      <w:r w:rsidR="0095233B">
        <w:rPr>
          <w:rFonts w:asciiTheme="minorHAnsi" w:hAnsiTheme="minorHAnsi"/>
          <w:sz w:val="22"/>
          <w:szCs w:val="22"/>
        </w:rPr>
        <w:tab/>
      </w:r>
      <w:r w:rsidR="0095233B">
        <w:rPr>
          <w:rFonts w:asciiTheme="minorHAnsi" w:hAnsiTheme="minorHAnsi"/>
          <w:sz w:val="22"/>
          <w:szCs w:val="22"/>
        </w:rPr>
        <w:tab/>
      </w:r>
      <w:r w:rsidR="0095233B">
        <w:rPr>
          <w:rFonts w:asciiTheme="minorHAnsi" w:hAnsiTheme="minorHAnsi"/>
          <w:sz w:val="22"/>
          <w:szCs w:val="22"/>
        </w:rPr>
        <w:tab/>
      </w:r>
      <w:r w:rsidR="0095233B" w:rsidRPr="00FD4C0D">
        <w:rPr>
          <w:rFonts w:asciiTheme="minorHAnsi" w:hAnsiTheme="minorHAnsi"/>
          <w:sz w:val="22"/>
          <w:szCs w:val="22"/>
        </w:rPr>
        <w:t>—</w:t>
      </w:r>
      <w:r w:rsidR="0095233B">
        <w:rPr>
          <w:rFonts w:asciiTheme="minorHAnsi" w:hAnsiTheme="minorHAnsi"/>
          <w:sz w:val="22"/>
          <w:szCs w:val="22"/>
        </w:rPr>
        <w:t xml:space="preserve">       </w:t>
      </w:r>
      <w:r w:rsidR="0095233B" w:rsidRPr="003B09B5">
        <w:rPr>
          <w:rStyle w:val="Textoennegrita"/>
          <w:rFonts w:asciiTheme="minorHAnsi" w:hAnsiTheme="minorHAnsi"/>
          <w:sz w:val="22"/>
          <w:szCs w:val="22"/>
        </w:rPr>
        <w:t>$1</w:t>
      </w:r>
      <w:r w:rsidR="0095233B">
        <w:rPr>
          <w:rStyle w:val="Textoennegrita"/>
          <w:rFonts w:asciiTheme="minorHAnsi" w:hAnsiTheme="minorHAnsi"/>
          <w:sz w:val="22"/>
          <w:szCs w:val="22"/>
        </w:rPr>
        <w:t>5.00</w:t>
      </w:r>
    </w:p>
    <w:p w:rsidR="007E0C95" w:rsidRPr="007E0C95" w:rsidRDefault="00760366" w:rsidP="00D85D45">
      <w:pPr>
        <w:pStyle w:val="NormalWeb"/>
        <w:spacing w:before="0" w:beforeAutospacing="0" w:after="0" w:afterAutospacing="0"/>
        <w:jc w:val="both"/>
        <w:rPr>
          <w:rStyle w:val="Textoennegrita"/>
          <w:rFonts w:asciiTheme="minorHAnsi" w:hAnsiTheme="minorHAnsi"/>
          <w:b w:val="0"/>
          <w:bCs w:val="0"/>
          <w:sz w:val="22"/>
          <w:szCs w:val="22"/>
        </w:rPr>
      </w:pPr>
      <w:r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Style w:val="Textoennegrita"/>
          <w:rFonts w:asciiTheme="minorHAnsi" w:hAnsiTheme="minorHAnsi"/>
          <w:sz w:val="22"/>
          <w:szCs w:val="22"/>
        </w:rPr>
        <w:tab/>
      </w:r>
      <w:r w:rsidR="00D85D45">
        <w:rPr>
          <w:rFonts w:asciiTheme="minorHAnsi" w:hAnsiTheme="minorHAnsi"/>
          <w:sz w:val="22"/>
          <w:szCs w:val="22"/>
        </w:rPr>
        <w:t xml:space="preserve"> </w:t>
      </w:r>
    </w:p>
    <w:p w:rsidR="00B754D6" w:rsidRPr="002E100A" w:rsidRDefault="00B754D6" w:rsidP="0095233B">
      <w:pPr>
        <w:pStyle w:val="NormalWeb"/>
        <w:spacing w:before="0" w:beforeAutospacing="0" w:after="0" w:afterAutospacing="0"/>
        <w:ind w:left="5040" w:firstLine="720"/>
        <w:rPr>
          <w:rFonts w:asciiTheme="minorHAnsi" w:hAnsiTheme="minorHAnsi"/>
          <w:sz w:val="22"/>
          <w:szCs w:val="22"/>
        </w:rPr>
      </w:pPr>
      <w:r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>Vino Hervido</w:t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="002A1A90" w:rsidRPr="00D85D45">
        <w:rPr>
          <w:rStyle w:val="Textoennegrita"/>
          <w:rFonts w:asciiTheme="minorHAnsi" w:hAnsiTheme="minorHAnsi"/>
          <w:color w:val="960000"/>
          <w:sz w:val="22"/>
          <w:szCs w:val="22"/>
        </w:rPr>
        <w:tab/>
      </w:r>
      <w:r w:rsidRPr="003B09B5">
        <w:rPr>
          <w:rFonts w:asciiTheme="minorHAnsi" w:hAnsiTheme="minorHAnsi"/>
          <w:sz w:val="22"/>
          <w:szCs w:val="22"/>
        </w:rPr>
        <w:t xml:space="preserve">Copa </w:t>
      </w:r>
      <w:r w:rsidR="002E100A" w:rsidRPr="003B09B5">
        <w:rPr>
          <w:rFonts w:asciiTheme="minorHAnsi" w:hAnsiTheme="minorHAnsi"/>
          <w:sz w:val="22"/>
          <w:szCs w:val="22"/>
        </w:rPr>
        <w:tab/>
      </w:r>
      <w:r w:rsidR="002E100A">
        <w:rPr>
          <w:rFonts w:asciiTheme="minorHAnsi" w:hAnsiTheme="minorHAnsi"/>
          <w:sz w:val="22"/>
          <w:szCs w:val="22"/>
        </w:rPr>
        <w:tab/>
      </w:r>
      <w:r w:rsidR="002E100A">
        <w:rPr>
          <w:rFonts w:asciiTheme="minorHAnsi" w:hAnsiTheme="minorHAnsi"/>
          <w:sz w:val="22"/>
          <w:szCs w:val="22"/>
        </w:rPr>
        <w:tab/>
      </w:r>
      <w:r w:rsidR="003B09B5">
        <w:rPr>
          <w:rFonts w:asciiTheme="minorHAnsi" w:hAnsiTheme="minorHAnsi"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2E100A">
        <w:rPr>
          <w:rFonts w:asciiTheme="minorHAnsi" w:hAnsiTheme="minorHAnsi"/>
          <w:sz w:val="22"/>
          <w:szCs w:val="22"/>
        </w:rPr>
        <w:t xml:space="preserve"> </w:t>
      </w:r>
      <w:r w:rsidR="005234A9">
        <w:rPr>
          <w:rFonts w:asciiTheme="minorHAnsi" w:hAnsiTheme="minorHAnsi"/>
          <w:sz w:val="22"/>
          <w:szCs w:val="22"/>
        </w:rPr>
        <w:tab/>
      </w:r>
      <w:r w:rsidRPr="003B09B5">
        <w:rPr>
          <w:rStyle w:val="Textoennegrita"/>
          <w:rFonts w:asciiTheme="minorHAnsi" w:hAnsiTheme="minorHAnsi"/>
          <w:sz w:val="22"/>
          <w:szCs w:val="22"/>
        </w:rPr>
        <w:t>$6.00</w:t>
      </w:r>
      <w:r w:rsidR="00760366">
        <w:rPr>
          <w:rStyle w:val="Textoennegrita"/>
          <w:rFonts w:asciiTheme="minorHAnsi" w:hAnsiTheme="minorHAnsi"/>
          <w:sz w:val="22"/>
          <w:szCs w:val="22"/>
        </w:rPr>
        <w:tab/>
      </w:r>
      <w:r w:rsidR="0095233B">
        <w:rPr>
          <w:rStyle w:val="Textoennegrita"/>
          <w:rFonts w:asciiTheme="minorHAnsi" w:hAnsiTheme="minorHAnsi"/>
          <w:sz w:val="22"/>
          <w:szCs w:val="22"/>
        </w:rPr>
        <w:tab/>
      </w:r>
      <w:r w:rsidRPr="003B09B5">
        <w:rPr>
          <w:rFonts w:asciiTheme="minorHAnsi" w:hAnsiTheme="minorHAnsi"/>
          <w:sz w:val="22"/>
          <w:szCs w:val="22"/>
        </w:rPr>
        <w:t>Jarra mediana</w:t>
      </w:r>
      <w:r w:rsidRPr="002E100A">
        <w:rPr>
          <w:rFonts w:asciiTheme="minorHAnsi" w:hAnsiTheme="minorHAnsi"/>
          <w:sz w:val="22"/>
          <w:szCs w:val="22"/>
        </w:rPr>
        <w:t xml:space="preserve"> </w:t>
      </w:r>
      <w:r w:rsidR="00440DBF">
        <w:rPr>
          <w:rFonts w:asciiTheme="minorHAnsi" w:hAnsiTheme="minorHAnsi"/>
          <w:sz w:val="22"/>
          <w:szCs w:val="22"/>
        </w:rPr>
        <w:tab/>
      </w:r>
      <w:r w:rsidR="003B09B5">
        <w:rPr>
          <w:rFonts w:asciiTheme="minorHAnsi" w:hAnsiTheme="minorHAnsi"/>
          <w:sz w:val="22"/>
          <w:szCs w:val="22"/>
        </w:rPr>
        <w:tab/>
      </w:r>
      <w:r w:rsidR="003B09B5">
        <w:rPr>
          <w:rFonts w:asciiTheme="minorHAnsi" w:hAnsiTheme="minorHAnsi"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2E100A">
        <w:rPr>
          <w:rFonts w:asciiTheme="minorHAnsi" w:hAnsiTheme="minorHAnsi"/>
          <w:sz w:val="22"/>
          <w:szCs w:val="22"/>
        </w:rPr>
        <w:t xml:space="preserve"> </w:t>
      </w:r>
      <w:r w:rsidR="005234A9">
        <w:rPr>
          <w:rFonts w:asciiTheme="minorHAnsi" w:hAnsiTheme="minorHAnsi"/>
          <w:sz w:val="22"/>
          <w:szCs w:val="22"/>
        </w:rPr>
        <w:t xml:space="preserve">       </w:t>
      </w:r>
      <w:r w:rsidRPr="003B09B5">
        <w:rPr>
          <w:rStyle w:val="Textoennegrita"/>
          <w:rFonts w:asciiTheme="minorHAnsi" w:hAnsiTheme="minorHAnsi"/>
          <w:sz w:val="22"/>
          <w:szCs w:val="22"/>
        </w:rPr>
        <w:t>$12.00</w:t>
      </w:r>
    </w:p>
    <w:p w:rsidR="00B754D6" w:rsidRPr="008D7738" w:rsidRDefault="00B754D6" w:rsidP="0095233B">
      <w:pPr>
        <w:pStyle w:val="NormalWeb"/>
        <w:spacing w:before="0" w:beforeAutospacing="0" w:after="0" w:afterAutospacing="0"/>
        <w:ind w:left="5760" w:firstLine="720"/>
        <w:rPr>
          <w:rStyle w:val="Textoennegrita"/>
          <w:rFonts w:asciiTheme="minorHAnsi" w:hAnsiTheme="minorHAnsi"/>
          <w:b w:val="0"/>
          <w:bCs w:val="0"/>
          <w:sz w:val="22"/>
          <w:szCs w:val="22"/>
        </w:rPr>
      </w:pPr>
      <w:r w:rsidRPr="003B09B5">
        <w:rPr>
          <w:rFonts w:asciiTheme="minorHAnsi" w:hAnsiTheme="minorHAnsi"/>
          <w:sz w:val="22"/>
          <w:szCs w:val="22"/>
        </w:rPr>
        <w:t>Jarra grande</w:t>
      </w:r>
      <w:r w:rsidRPr="002E100A">
        <w:rPr>
          <w:rFonts w:asciiTheme="minorHAnsi" w:hAnsiTheme="minorHAnsi"/>
          <w:sz w:val="22"/>
          <w:szCs w:val="22"/>
        </w:rPr>
        <w:t xml:space="preserve"> </w:t>
      </w:r>
      <w:r w:rsidR="002E100A">
        <w:rPr>
          <w:rFonts w:asciiTheme="minorHAnsi" w:hAnsiTheme="minorHAnsi"/>
          <w:sz w:val="22"/>
          <w:szCs w:val="22"/>
        </w:rPr>
        <w:tab/>
      </w:r>
      <w:r w:rsidR="002E100A">
        <w:rPr>
          <w:rFonts w:asciiTheme="minorHAnsi" w:hAnsiTheme="minorHAnsi"/>
          <w:sz w:val="22"/>
          <w:szCs w:val="22"/>
        </w:rPr>
        <w:tab/>
      </w:r>
      <w:r w:rsidR="003B09B5">
        <w:rPr>
          <w:rFonts w:asciiTheme="minorHAnsi" w:hAnsiTheme="minorHAnsi"/>
          <w:sz w:val="22"/>
          <w:szCs w:val="22"/>
        </w:rPr>
        <w:tab/>
      </w:r>
      <w:r w:rsidRPr="00FD4C0D">
        <w:rPr>
          <w:rFonts w:asciiTheme="minorHAnsi" w:hAnsiTheme="minorHAnsi"/>
          <w:sz w:val="22"/>
          <w:szCs w:val="22"/>
        </w:rPr>
        <w:t>—</w:t>
      </w:r>
      <w:r w:rsidRPr="002E100A">
        <w:rPr>
          <w:rFonts w:asciiTheme="minorHAnsi" w:hAnsiTheme="minorHAnsi"/>
          <w:sz w:val="22"/>
          <w:szCs w:val="22"/>
        </w:rPr>
        <w:t xml:space="preserve"> </w:t>
      </w:r>
      <w:r w:rsidR="005234A9">
        <w:rPr>
          <w:rFonts w:asciiTheme="minorHAnsi" w:hAnsiTheme="minorHAnsi"/>
          <w:sz w:val="22"/>
          <w:szCs w:val="22"/>
        </w:rPr>
        <w:t xml:space="preserve">       </w:t>
      </w:r>
      <w:r w:rsidRPr="003B09B5">
        <w:rPr>
          <w:rStyle w:val="Textoennegrita"/>
          <w:rFonts w:asciiTheme="minorHAnsi" w:hAnsiTheme="minorHAnsi"/>
          <w:sz w:val="22"/>
          <w:szCs w:val="22"/>
        </w:rPr>
        <w:t>$15.00</w:t>
      </w:r>
    </w:p>
    <w:p w:rsidR="008D7738" w:rsidRDefault="00F8598A" w:rsidP="008D7738">
      <w:pPr>
        <w:pStyle w:val="NormalWeb"/>
        <w:spacing w:before="0" w:beforeAutospacing="0" w:after="0" w:afterAutospacing="0"/>
        <w:rPr>
          <w:rStyle w:val="Textoennegrita"/>
          <w:rFonts w:asciiTheme="minorHAnsi" w:hAnsiTheme="minorHAnsi"/>
          <w:b w:val="0"/>
          <w:sz w:val="22"/>
          <w:szCs w:val="22"/>
        </w:rPr>
      </w:pPr>
      <w:r>
        <w:pict>
          <v:rect id="_x0000_i1028" style="width:0;height:1.5pt" o:hralign="center" o:hrstd="t" o:hr="t" fillcolor="#a0a0a0" stroked="f"/>
        </w:pict>
      </w:r>
    </w:p>
    <w:p w:rsidR="006D3D96" w:rsidRDefault="006D3D96" w:rsidP="00440DBF">
      <w:pPr>
        <w:pStyle w:val="NormalWeb"/>
        <w:spacing w:before="0" w:beforeAutospacing="0" w:after="0" w:afterAutospacing="0"/>
        <w:rPr>
          <w:rFonts w:asciiTheme="minorHAnsi" w:hAnsiTheme="minorHAnsi"/>
          <w:b/>
          <w:color w:val="0070C0"/>
          <w:sz w:val="28"/>
          <w:u w:val="single"/>
        </w:rPr>
      </w:pPr>
    </w:p>
    <w:p w:rsidR="00B816C2" w:rsidRDefault="00B816C2" w:rsidP="00F60A0C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color w:val="0070C0"/>
          <w:sz w:val="32"/>
          <w:u w:val="single"/>
        </w:rPr>
      </w:pPr>
      <w:r w:rsidRPr="00F60A0C">
        <w:rPr>
          <w:rFonts w:asciiTheme="minorHAnsi" w:hAnsiTheme="minorHAnsi"/>
          <w:b/>
          <w:color w:val="0070C0"/>
          <w:sz w:val="32"/>
          <w:u w:val="single"/>
        </w:rPr>
        <w:t>BEBIDAS FRÍAS NATURALES</w:t>
      </w:r>
    </w:p>
    <w:p w:rsidR="007E0350" w:rsidRDefault="008D7738" w:rsidP="007E0350">
      <w:pPr>
        <w:pStyle w:val="NormalWeb"/>
        <w:spacing w:before="0" w:beforeAutospacing="0" w:after="0" w:afterAutospacing="0"/>
      </w:pPr>
      <w:r>
        <w:rPr>
          <w:rStyle w:val="Textoennegrita"/>
        </w:rPr>
        <w:t>Jugos de Fruta Natural</w:t>
      </w:r>
      <w:r w:rsidR="007E0350">
        <w:rPr>
          <w:rStyle w:val="Textoennegrita"/>
        </w:rPr>
        <w:t xml:space="preserve"> </w:t>
      </w:r>
      <w:r w:rsidR="007E0350">
        <w:rPr>
          <w:rStyle w:val="Textoennegrita"/>
        </w:rPr>
        <w:tab/>
      </w:r>
      <w:r w:rsidR="007E0350">
        <w:rPr>
          <w:rStyle w:val="Textoennegrita"/>
        </w:rPr>
        <w:tab/>
      </w:r>
      <w:r w:rsidR="007E0350">
        <w:rPr>
          <w:rStyle w:val="Textoennegrita"/>
        </w:rPr>
        <w:tab/>
      </w:r>
      <w:r w:rsidR="007E0350">
        <w:rPr>
          <w:rStyle w:val="Textoennegrita"/>
        </w:rPr>
        <w:tab/>
      </w:r>
      <w:r w:rsidR="003B09B5">
        <w:rPr>
          <w:rStyle w:val="Textoennegrita"/>
        </w:rPr>
        <w:tab/>
      </w:r>
      <w:r w:rsidR="003B09B5">
        <w:rPr>
          <w:rStyle w:val="Textoennegrita"/>
        </w:rPr>
        <w:tab/>
      </w:r>
      <w:r w:rsidR="007E0350">
        <w:rPr>
          <w:rStyle w:val="Textoennegrita"/>
        </w:rPr>
        <w:t>Jugos Especiales</w:t>
      </w:r>
      <w:r>
        <w:br/>
      </w:r>
      <w:r>
        <w:rPr>
          <w:rStyle w:val="nfasis"/>
        </w:rPr>
        <w:t>(sabo</w:t>
      </w:r>
      <w:r w:rsidR="00B816C2">
        <w:rPr>
          <w:rStyle w:val="nfasis"/>
        </w:rPr>
        <w:t>res: mora, piña, fresa</w:t>
      </w:r>
      <w:r w:rsidR="00963FFC">
        <w:rPr>
          <w:rStyle w:val="nfasis"/>
        </w:rPr>
        <w:t>, naranjilla</w:t>
      </w:r>
      <w:r w:rsidR="00760366">
        <w:rPr>
          <w:rStyle w:val="nfasis"/>
        </w:rPr>
        <w:t>)</w:t>
      </w:r>
      <w:r w:rsidR="00963FFC">
        <w:rPr>
          <w:rStyle w:val="nfasis"/>
        </w:rPr>
        <w:tab/>
      </w:r>
      <w:r w:rsidR="007E0350">
        <w:rPr>
          <w:rStyle w:val="nfasis"/>
        </w:rPr>
        <w:tab/>
      </w:r>
      <w:r w:rsidR="007E0350">
        <w:rPr>
          <w:rStyle w:val="nfasis"/>
        </w:rPr>
        <w:tab/>
      </w:r>
      <w:r w:rsidR="00963FFC">
        <w:rPr>
          <w:rStyle w:val="nfasis"/>
        </w:rPr>
        <w:tab/>
      </w:r>
      <w:r w:rsidR="007E0350">
        <w:rPr>
          <w:rStyle w:val="nfasis"/>
        </w:rPr>
        <w:t>(guanábana o maracuyá)</w:t>
      </w:r>
    </w:p>
    <w:p w:rsidR="008D7738" w:rsidRDefault="008D7738" w:rsidP="00E310A4">
      <w:pPr>
        <w:pStyle w:val="NormalWeb"/>
        <w:spacing w:before="0" w:beforeAutospacing="0" w:after="0" w:afterAutospacing="0"/>
        <w:ind w:firstLine="720"/>
      </w:pPr>
      <w:r>
        <w:t xml:space="preserve">Vaso </w:t>
      </w:r>
      <w:r w:rsidR="007E0350">
        <w:tab/>
      </w:r>
      <w:r w:rsidR="007E0350">
        <w:tab/>
      </w:r>
      <w:r w:rsidR="007E0350">
        <w:tab/>
      </w:r>
      <w:r w:rsidR="00BD78F6">
        <w:tab/>
      </w:r>
      <w:r>
        <w:t xml:space="preserve">— </w:t>
      </w:r>
      <w:r w:rsidR="005234A9">
        <w:tab/>
      </w:r>
      <w:r>
        <w:rPr>
          <w:rStyle w:val="Textoennegrita"/>
        </w:rPr>
        <w:t>$2.00</w:t>
      </w:r>
      <w:r w:rsidR="007E0350">
        <w:rPr>
          <w:rStyle w:val="Textoennegrita"/>
        </w:rPr>
        <w:tab/>
      </w:r>
      <w:r w:rsidR="007E0350">
        <w:rPr>
          <w:rStyle w:val="Textoennegrita"/>
        </w:rPr>
        <w:tab/>
      </w:r>
      <w:r w:rsidR="003B09B5">
        <w:rPr>
          <w:rStyle w:val="Textoennegrita"/>
        </w:rPr>
        <w:tab/>
      </w:r>
      <w:r w:rsidR="00E310A4">
        <w:rPr>
          <w:rStyle w:val="Textoennegrita"/>
        </w:rPr>
        <w:tab/>
      </w:r>
      <w:r w:rsidR="007E0350">
        <w:t xml:space="preserve">Vaso </w:t>
      </w:r>
      <w:r w:rsidR="00440DBF">
        <w:tab/>
      </w:r>
      <w:r w:rsidR="00440DBF">
        <w:tab/>
      </w:r>
      <w:r w:rsidR="00440DBF">
        <w:tab/>
      </w:r>
      <w:r w:rsidR="007E0350">
        <w:t xml:space="preserve">— </w:t>
      </w:r>
      <w:r w:rsidR="005234A9">
        <w:tab/>
      </w:r>
      <w:r w:rsidR="007E0350">
        <w:rPr>
          <w:rStyle w:val="Textoennegrita"/>
        </w:rPr>
        <w:t>$2.50</w:t>
      </w:r>
    </w:p>
    <w:p w:rsidR="008D7738" w:rsidRDefault="008D7738" w:rsidP="00E310A4">
      <w:pPr>
        <w:pStyle w:val="NormalWeb"/>
        <w:spacing w:before="0" w:beforeAutospacing="0" w:after="0" w:afterAutospacing="0"/>
        <w:ind w:firstLine="720"/>
      </w:pPr>
      <w:r>
        <w:t xml:space="preserve">Jarra grande </w:t>
      </w:r>
      <w:r w:rsidR="007E0350">
        <w:tab/>
      </w:r>
      <w:r w:rsidR="007E0350">
        <w:tab/>
      </w:r>
      <w:r w:rsidR="00BD78F6">
        <w:tab/>
      </w:r>
      <w:r>
        <w:t xml:space="preserve">— </w:t>
      </w:r>
      <w:r w:rsidR="005234A9">
        <w:tab/>
      </w:r>
      <w:r w:rsidR="00963FFC">
        <w:rPr>
          <w:rStyle w:val="Textoennegrita"/>
        </w:rPr>
        <w:t>$5</w:t>
      </w:r>
      <w:r>
        <w:rPr>
          <w:rStyle w:val="Textoennegrita"/>
        </w:rPr>
        <w:t>.00</w:t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3B09B5">
        <w:rPr>
          <w:rStyle w:val="Textoennegrita"/>
        </w:rPr>
        <w:tab/>
      </w:r>
      <w:r w:rsidR="00E310A4">
        <w:rPr>
          <w:rStyle w:val="Textoennegrita"/>
        </w:rPr>
        <w:tab/>
      </w:r>
      <w:r w:rsidR="00440DBF">
        <w:t xml:space="preserve">Jarra grande </w:t>
      </w:r>
      <w:r w:rsidR="00440DBF">
        <w:tab/>
      </w:r>
      <w:r w:rsidR="00440DBF">
        <w:tab/>
        <w:t xml:space="preserve">— </w:t>
      </w:r>
      <w:r w:rsidR="005234A9">
        <w:tab/>
      </w:r>
      <w:r w:rsidR="00440DBF">
        <w:rPr>
          <w:rStyle w:val="Textoennegrita"/>
        </w:rPr>
        <w:t>$7.50</w:t>
      </w:r>
      <w:r>
        <w:br/>
      </w:r>
    </w:p>
    <w:p w:rsidR="008D7738" w:rsidRDefault="008D7738" w:rsidP="00B816C2">
      <w:pPr>
        <w:pStyle w:val="NormalWeb"/>
        <w:spacing w:before="0" w:beforeAutospacing="0" w:after="0" w:afterAutospacing="0"/>
      </w:pPr>
      <w:r>
        <w:rPr>
          <w:rStyle w:val="Textoennegrita"/>
        </w:rPr>
        <w:t>Batidos de Fruta</w:t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3B09B5">
        <w:rPr>
          <w:rStyle w:val="Textoennegrita"/>
        </w:rPr>
        <w:tab/>
      </w:r>
      <w:r w:rsidR="003B09B5">
        <w:rPr>
          <w:rStyle w:val="Textoennegrita"/>
        </w:rPr>
        <w:tab/>
      </w:r>
      <w:r w:rsidR="00440DBF">
        <w:rPr>
          <w:rStyle w:val="Textoennegrita"/>
        </w:rPr>
        <w:t>Té Helado</w:t>
      </w:r>
    </w:p>
    <w:p w:rsidR="008D7738" w:rsidRDefault="008D7738" w:rsidP="00E310A4">
      <w:pPr>
        <w:pStyle w:val="NormalWeb"/>
        <w:spacing w:before="0" w:beforeAutospacing="0" w:after="0" w:afterAutospacing="0"/>
        <w:ind w:firstLine="720"/>
      </w:pPr>
      <w:r>
        <w:t xml:space="preserve">Vaso </w:t>
      </w:r>
      <w:r w:rsidR="00440DBF">
        <w:tab/>
      </w:r>
      <w:r w:rsidR="00440DBF">
        <w:tab/>
      </w:r>
      <w:r w:rsidR="00440DBF">
        <w:tab/>
      </w:r>
      <w:r w:rsidR="00BD78F6">
        <w:tab/>
      </w:r>
      <w:r>
        <w:t xml:space="preserve">— </w:t>
      </w:r>
      <w:r w:rsidR="005234A9">
        <w:tab/>
      </w:r>
      <w:r>
        <w:rPr>
          <w:rStyle w:val="Textoennegrita"/>
        </w:rPr>
        <w:t>$2.50</w:t>
      </w:r>
      <w:r w:rsidR="00440DBF">
        <w:rPr>
          <w:rStyle w:val="Textoennegrita"/>
        </w:rPr>
        <w:t xml:space="preserve"> </w:t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3B09B5">
        <w:rPr>
          <w:rStyle w:val="Textoennegrita"/>
        </w:rPr>
        <w:tab/>
      </w:r>
      <w:r w:rsidR="00E310A4">
        <w:rPr>
          <w:rStyle w:val="Textoennegrita"/>
        </w:rPr>
        <w:tab/>
      </w:r>
      <w:r w:rsidR="00440DBF">
        <w:t xml:space="preserve">Vaso </w:t>
      </w:r>
      <w:r w:rsidR="00440DBF">
        <w:tab/>
      </w:r>
      <w:r w:rsidR="00440DBF">
        <w:tab/>
      </w:r>
      <w:r w:rsidR="00440DBF">
        <w:tab/>
        <w:t xml:space="preserve">— </w:t>
      </w:r>
      <w:r w:rsidR="005234A9">
        <w:tab/>
      </w:r>
      <w:r w:rsidR="00440DBF">
        <w:rPr>
          <w:rStyle w:val="Textoennegrita"/>
        </w:rPr>
        <w:t>$1.50</w:t>
      </w:r>
    </w:p>
    <w:p w:rsidR="00440DBF" w:rsidRPr="00440DBF" w:rsidRDefault="008D7738" w:rsidP="00E310A4">
      <w:pPr>
        <w:pStyle w:val="NormalWeb"/>
        <w:spacing w:before="0" w:beforeAutospacing="0" w:after="0" w:afterAutospacing="0"/>
        <w:ind w:firstLine="720"/>
        <w:rPr>
          <w:rStyle w:val="Textoennegrita"/>
          <w:b w:val="0"/>
          <w:bCs w:val="0"/>
        </w:rPr>
      </w:pPr>
      <w:r>
        <w:t xml:space="preserve">Jarra grande </w:t>
      </w:r>
      <w:r w:rsidR="00440DBF">
        <w:tab/>
      </w:r>
      <w:r w:rsidR="00440DBF">
        <w:tab/>
      </w:r>
      <w:r w:rsidR="00BD78F6">
        <w:tab/>
      </w:r>
      <w:r>
        <w:t xml:space="preserve">— </w:t>
      </w:r>
      <w:r w:rsidR="005234A9">
        <w:tab/>
      </w:r>
      <w:r w:rsidR="00963FFC">
        <w:rPr>
          <w:rStyle w:val="Textoennegrita"/>
        </w:rPr>
        <w:t>$6</w:t>
      </w:r>
      <w:r>
        <w:rPr>
          <w:rStyle w:val="Textoennegrita"/>
        </w:rPr>
        <w:t>.</w:t>
      </w:r>
      <w:r w:rsidR="00963FFC">
        <w:rPr>
          <w:rStyle w:val="Textoennegrita"/>
        </w:rPr>
        <w:t>5</w:t>
      </w:r>
      <w:r>
        <w:rPr>
          <w:rStyle w:val="Textoennegrita"/>
        </w:rPr>
        <w:t>0</w:t>
      </w:r>
      <w:r w:rsidR="00440DBF">
        <w:rPr>
          <w:rStyle w:val="Textoennegrita"/>
        </w:rPr>
        <w:tab/>
      </w:r>
      <w:r w:rsidR="00440DBF">
        <w:rPr>
          <w:rStyle w:val="Textoennegrita"/>
        </w:rPr>
        <w:tab/>
      </w:r>
      <w:r w:rsidR="003B09B5">
        <w:rPr>
          <w:rStyle w:val="Textoennegrita"/>
        </w:rPr>
        <w:tab/>
      </w:r>
      <w:r w:rsidR="00E310A4">
        <w:rPr>
          <w:rStyle w:val="Textoennegrita"/>
        </w:rPr>
        <w:tab/>
      </w:r>
      <w:r w:rsidR="00440DBF">
        <w:t xml:space="preserve">Jarra mediana </w:t>
      </w:r>
      <w:r w:rsidR="00440DBF">
        <w:tab/>
      </w:r>
      <w:r w:rsidR="00440DBF">
        <w:tab/>
        <w:t xml:space="preserve">— </w:t>
      </w:r>
      <w:r w:rsidR="005234A9">
        <w:tab/>
      </w:r>
      <w:r w:rsidR="00440DBF">
        <w:rPr>
          <w:rStyle w:val="Textoennegrita"/>
        </w:rPr>
        <w:t>$2.50</w:t>
      </w:r>
    </w:p>
    <w:p w:rsidR="00440DBF" w:rsidRDefault="00440DBF" w:rsidP="00E310A4">
      <w:pPr>
        <w:pStyle w:val="NormalWeb"/>
        <w:spacing w:before="0" w:beforeAutospacing="0" w:after="0" w:afterAutospacing="0"/>
        <w:ind w:left="6480" w:firstLine="720"/>
      </w:pPr>
      <w:r>
        <w:t xml:space="preserve">Jarra grande </w:t>
      </w:r>
      <w:r>
        <w:tab/>
      </w:r>
      <w:r>
        <w:tab/>
        <w:t xml:space="preserve">— </w:t>
      </w:r>
      <w:r w:rsidR="005234A9">
        <w:tab/>
      </w:r>
      <w:r w:rsidR="00860294">
        <w:rPr>
          <w:rStyle w:val="Textoennegrita"/>
        </w:rPr>
        <w:t>$3.5</w:t>
      </w:r>
      <w:r>
        <w:rPr>
          <w:rStyle w:val="Textoennegrita"/>
        </w:rPr>
        <w:t>0</w:t>
      </w:r>
    </w:p>
    <w:p w:rsidR="008D7738" w:rsidRDefault="008D7738" w:rsidP="00B816C2">
      <w:pPr>
        <w:pStyle w:val="NormalWeb"/>
        <w:spacing w:before="0" w:beforeAutospacing="0" w:after="0" w:afterAutospacing="0"/>
      </w:pPr>
      <w:r>
        <w:rPr>
          <w:rStyle w:val="Textoennegrita"/>
        </w:rPr>
        <w:t>Limonada</w:t>
      </w:r>
      <w:r w:rsidR="00447BC1">
        <w:rPr>
          <w:rStyle w:val="Textoennegrita"/>
        </w:rPr>
        <w:t xml:space="preserve"> //</w:t>
      </w:r>
      <w:r w:rsidR="00207D79">
        <w:rPr>
          <w:rStyle w:val="Textoennegrita"/>
        </w:rPr>
        <w:t xml:space="preserve"> </w:t>
      </w:r>
      <w:r w:rsidR="00447BC1">
        <w:rPr>
          <w:rStyle w:val="Textoennegrita"/>
        </w:rPr>
        <w:t>Jamaica</w:t>
      </w:r>
    </w:p>
    <w:p w:rsidR="008D7738" w:rsidRDefault="008D7738" w:rsidP="00E310A4">
      <w:pPr>
        <w:pStyle w:val="NormalWeb"/>
        <w:spacing w:before="0" w:beforeAutospacing="0" w:after="0" w:afterAutospacing="0"/>
        <w:ind w:firstLine="720"/>
      </w:pPr>
      <w:r>
        <w:t xml:space="preserve">Vaso </w:t>
      </w:r>
      <w:r w:rsidR="00440DBF">
        <w:tab/>
      </w:r>
      <w:r w:rsidR="00440DBF">
        <w:tab/>
      </w:r>
      <w:r w:rsidR="00440DBF">
        <w:tab/>
      </w:r>
      <w:r w:rsidR="00BD78F6">
        <w:tab/>
      </w:r>
      <w:r>
        <w:t xml:space="preserve">— </w:t>
      </w:r>
      <w:r w:rsidR="005234A9">
        <w:tab/>
      </w:r>
      <w:r>
        <w:rPr>
          <w:rStyle w:val="Textoennegrita"/>
        </w:rPr>
        <w:t>$1.50</w:t>
      </w:r>
    </w:p>
    <w:p w:rsidR="008D7738" w:rsidRDefault="008D7738" w:rsidP="00E310A4">
      <w:pPr>
        <w:pStyle w:val="NormalWeb"/>
        <w:spacing w:before="0" w:beforeAutospacing="0" w:after="0" w:afterAutospacing="0"/>
        <w:ind w:firstLine="720"/>
      </w:pPr>
      <w:r>
        <w:t xml:space="preserve">Jarra mediana </w:t>
      </w:r>
      <w:r w:rsidR="00440DBF">
        <w:tab/>
      </w:r>
      <w:r w:rsidR="00440DBF">
        <w:tab/>
      </w:r>
      <w:r w:rsidR="00BD78F6">
        <w:tab/>
      </w:r>
      <w:r>
        <w:t xml:space="preserve">— </w:t>
      </w:r>
      <w:r w:rsidR="005234A9">
        <w:tab/>
      </w:r>
      <w:r>
        <w:rPr>
          <w:rStyle w:val="Textoennegrita"/>
        </w:rPr>
        <w:t>$2.50</w:t>
      </w:r>
    </w:p>
    <w:p w:rsidR="008D7738" w:rsidRDefault="008D7738" w:rsidP="00E310A4">
      <w:pPr>
        <w:pStyle w:val="NormalWeb"/>
        <w:spacing w:before="0" w:beforeAutospacing="0" w:after="0" w:afterAutospacing="0"/>
        <w:ind w:firstLine="720"/>
      </w:pPr>
      <w:r>
        <w:t xml:space="preserve">Jarra grande </w:t>
      </w:r>
      <w:r w:rsidR="00440DBF">
        <w:tab/>
      </w:r>
      <w:r w:rsidR="00440DBF">
        <w:tab/>
      </w:r>
      <w:r w:rsidR="00BD78F6">
        <w:tab/>
      </w:r>
      <w:r>
        <w:t xml:space="preserve">— </w:t>
      </w:r>
      <w:r w:rsidR="005234A9">
        <w:tab/>
      </w:r>
      <w:r w:rsidR="00447BC1">
        <w:rPr>
          <w:rStyle w:val="Textoennegrita"/>
        </w:rPr>
        <w:t>$3.5</w:t>
      </w:r>
      <w:r>
        <w:rPr>
          <w:rStyle w:val="Textoennegrita"/>
        </w:rPr>
        <w:t>0</w:t>
      </w:r>
    </w:p>
    <w:p w:rsidR="008D7738" w:rsidRDefault="00F8598A" w:rsidP="00B816C2">
      <w:pPr>
        <w:spacing w:after="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6D3D96" w:rsidRPr="0029630A" w:rsidRDefault="006D3D96" w:rsidP="00952240">
      <w:pPr>
        <w:pStyle w:val="Ttulo2"/>
        <w:spacing w:before="0" w:line="240" w:lineRule="auto"/>
        <w:rPr>
          <w:sz w:val="14"/>
        </w:rPr>
      </w:pPr>
    </w:p>
    <w:p w:rsidR="00952240" w:rsidRPr="00BD78F6" w:rsidRDefault="008D7738" w:rsidP="00952240">
      <w:pPr>
        <w:pStyle w:val="Ttulo2"/>
        <w:spacing w:before="0" w:line="240" w:lineRule="auto"/>
        <w:rPr>
          <w:color w:val="0070C0"/>
        </w:rPr>
      </w:pPr>
      <w:r>
        <w:t xml:space="preserve"> </w:t>
      </w:r>
      <w:r w:rsidRPr="00BD78F6">
        <w:rPr>
          <w:rFonts w:asciiTheme="minorHAnsi" w:hAnsiTheme="minorHAnsi"/>
          <w:color w:val="0070C0"/>
          <w:sz w:val="28"/>
          <w:u w:val="single"/>
        </w:rPr>
        <w:t>BEBIDAS GASEOSAS &amp; AGUAS</w:t>
      </w:r>
      <w:r w:rsidR="00952240" w:rsidRPr="00952240">
        <w:rPr>
          <w:rFonts w:asciiTheme="minorHAnsi" w:hAnsiTheme="minorHAnsi"/>
          <w:color w:val="0070C0"/>
          <w:sz w:val="28"/>
          <w:lang w:val="es-ES"/>
        </w:rPr>
        <w:t xml:space="preserve"> </w:t>
      </w:r>
      <w:r w:rsidR="00952240" w:rsidRPr="00952240">
        <w:rPr>
          <w:rFonts w:asciiTheme="minorHAnsi" w:hAnsiTheme="minorHAnsi"/>
          <w:color w:val="0070C0"/>
          <w:sz w:val="28"/>
          <w:lang w:val="es-ES"/>
        </w:rPr>
        <w:tab/>
      </w:r>
      <w:r w:rsidR="00952240" w:rsidRPr="00952240">
        <w:rPr>
          <w:rFonts w:asciiTheme="minorHAnsi" w:hAnsiTheme="minorHAnsi"/>
          <w:color w:val="0070C0"/>
          <w:sz w:val="28"/>
          <w:lang w:val="es-ES"/>
        </w:rPr>
        <w:tab/>
      </w:r>
      <w:r w:rsidR="00952240" w:rsidRPr="00952240">
        <w:rPr>
          <w:rFonts w:asciiTheme="minorHAnsi" w:hAnsiTheme="minorHAnsi"/>
          <w:color w:val="0070C0"/>
          <w:sz w:val="28"/>
          <w:lang w:val="es-ES"/>
        </w:rPr>
        <w:tab/>
      </w:r>
      <w:r w:rsidR="00952240" w:rsidRPr="00BD78F6">
        <w:rPr>
          <w:rFonts w:ascii="Segoe UI Symbol" w:hAnsi="Segoe UI Symbol" w:cs="Segoe UI Symbol"/>
          <w:color w:val="0070C0"/>
        </w:rPr>
        <w:t>🍺</w:t>
      </w:r>
      <w:r w:rsidR="00952240" w:rsidRPr="00BD78F6">
        <w:rPr>
          <w:color w:val="0070C0"/>
        </w:rPr>
        <w:t xml:space="preserve"> </w:t>
      </w:r>
      <w:r w:rsidR="00952240" w:rsidRPr="00BF6B93">
        <w:rPr>
          <w:rFonts w:asciiTheme="minorHAnsi" w:hAnsiTheme="minorHAnsi"/>
          <w:color w:val="0070C0"/>
          <w:sz w:val="28"/>
          <w:u w:val="single"/>
        </w:rPr>
        <w:t>CERVEZAS</w:t>
      </w:r>
    </w:p>
    <w:p w:rsidR="00952240" w:rsidRDefault="00952240" w:rsidP="00952240">
      <w:pPr>
        <w:pStyle w:val="NormalWeb"/>
        <w:spacing w:before="0" w:beforeAutospacing="0" w:after="0" w:afterAutospacing="0"/>
        <w:rPr>
          <w:rStyle w:val="Textoennegrita"/>
        </w:rPr>
      </w:pPr>
    </w:p>
    <w:p w:rsidR="00952240" w:rsidRDefault="00952240" w:rsidP="00952240">
      <w:pPr>
        <w:pStyle w:val="NormalWeb"/>
        <w:spacing w:before="0" w:beforeAutospacing="0" w:after="0" w:afterAutospacing="0"/>
      </w:pPr>
      <w:r w:rsidRPr="00952240">
        <w:rPr>
          <w:rStyle w:val="Textoennegrita"/>
        </w:rPr>
        <w:t>CocaCola</w:t>
      </w:r>
      <w:r w:rsidRPr="00952240">
        <w:rPr>
          <w:b/>
        </w:rPr>
        <w:t>, Fanta, Spray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FD4C0D">
        <w:tab/>
      </w:r>
      <w:r>
        <w:rPr>
          <w:rStyle w:val="Textoennegrita"/>
        </w:rPr>
        <w:t>Pilsener</w:t>
      </w:r>
      <w:r>
        <w:t xml:space="preserve"> </w:t>
      </w:r>
      <w:r>
        <w:rPr>
          <w:rStyle w:val="nfasis"/>
        </w:rPr>
        <w:t>(600 ml)</w:t>
      </w:r>
      <w:r>
        <w:t xml:space="preserve"> </w:t>
      </w:r>
      <w:r>
        <w:tab/>
      </w:r>
      <w:r w:rsidR="00B133A2">
        <w:tab/>
      </w:r>
      <w:r>
        <w:t xml:space="preserve">— </w:t>
      </w:r>
      <w:r w:rsidR="00273396">
        <w:tab/>
      </w:r>
      <w:r>
        <w:rPr>
          <w:rStyle w:val="Textoennegrita"/>
        </w:rPr>
        <w:t>$</w:t>
      </w:r>
      <w:r w:rsidR="005C17A4">
        <w:rPr>
          <w:rStyle w:val="Textoennegrita"/>
        </w:rPr>
        <w:t>3.00</w:t>
      </w:r>
    </w:p>
    <w:p w:rsidR="008D7738" w:rsidRDefault="00952240" w:rsidP="006D3D96">
      <w:pPr>
        <w:pStyle w:val="NormalWeb"/>
        <w:spacing w:before="0" w:beforeAutospacing="0" w:after="0" w:afterAutospacing="0"/>
        <w:ind w:left="720"/>
      </w:pPr>
      <w:r w:rsidRPr="00952240">
        <w:rPr>
          <w:rStyle w:val="nfasis"/>
          <w:i w:val="0"/>
        </w:rPr>
        <w:t>Botella 500 ml</w:t>
      </w:r>
      <w:r w:rsidR="003B09B5" w:rsidRPr="00952240">
        <w:rPr>
          <w:i/>
        </w:rPr>
        <w:tab/>
      </w:r>
      <w:r>
        <w:tab/>
      </w:r>
      <w:r>
        <w:tab/>
      </w:r>
      <w:r w:rsidR="008D7738">
        <w:t xml:space="preserve">— </w:t>
      </w:r>
      <w:r w:rsidR="005234A9">
        <w:tab/>
      </w:r>
      <w:r w:rsidR="008D7738">
        <w:rPr>
          <w:rStyle w:val="Textoennegrita"/>
        </w:rPr>
        <w:t>$1.00</w:t>
      </w:r>
      <w:r>
        <w:rPr>
          <w:rStyle w:val="Textoennegrita"/>
        </w:rPr>
        <w:tab/>
      </w:r>
      <w:r>
        <w:rPr>
          <w:rStyle w:val="Textoennegrita"/>
        </w:rPr>
        <w:tab/>
      </w:r>
      <w:r w:rsidR="00FD4C0D">
        <w:rPr>
          <w:rStyle w:val="Textoennegrita"/>
        </w:rPr>
        <w:tab/>
      </w:r>
      <w:r>
        <w:rPr>
          <w:rStyle w:val="Textoennegrita"/>
        </w:rPr>
        <w:t>Club</w:t>
      </w:r>
      <w:r>
        <w:t xml:space="preserve"> </w:t>
      </w:r>
      <w:r>
        <w:rPr>
          <w:rStyle w:val="nfasis"/>
        </w:rPr>
        <w:t>(550 ml)</w:t>
      </w:r>
      <w:r>
        <w:t xml:space="preserve"> </w:t>
      </w:r>
      <w:r w:rsidR="00FD4C0D">
        <w:tab/>
      </w:r>
      <w:r w:rsidR="00B133A2">
        <w:tab/>
      </w:r>
      <w:r>
        <w:t xml:space="preserve">— </w:t>
      </w:r>
      <w:r w:rsidR="00273396">
        <w:tab/>
      </w:r>
      <w:r>
        <w:rPr>
          <w:rStyle w:val="Textoennegrita"/>
        </w:rPr>
        <w:t>$3.</w:t>
      </w:r>
      <w:r w:rsidR="005C17A4">
        <w:rPr>
          <w:rStyle w:val="Textoennegrita"/>
        </w:rPr>
        <w:t>5</w:t>
      </w:r>
      <w:r>
        <w:rPr>
          <w:rStyle w:val="Textoennegrita"/>
        </w:rPr>
        <w:t>0</w:t>
      </w:r>
    </w:p>
    <w:p w:rsidR="005C17A4" w:rsidRPr="005C17A4" w:rsidRDefault="008D7738" w:rsidP="005C17A4">
      <w:pPr>
        <w:pStyle w:val="NormalWeb"/>
        <w:spacing w:before="0" w:beforeAutospacing="0" w:after="0" w:afterAutospacing="0"/>
        <w:ind w:left="720"/>
        <w:rPr>
          <w:b/>
          <w:bCs/>
        </w:rPr>
      </w:pPr>
      <w:r>
        <w:t>Botella 1 litro</w:t>
      </w:r>
      <w:r w:rsidR="003B09B5">
        <w:tab/>
      </w:r>
      <w:r>
        <w:t xml:space="preserve"> </w:t>
      </w:r>
      <w:r w:rsidR="003B09B5">
        <w:tab/>
      </w:r>
      <w:r w:rsidR="00952240">
        <w:tab/>
      </w:r>
      <w:r>
        <w:t>—</w:t>
      </w:r>
      <w:r w:rsidR="005234A9">
        <w:tab/>
      </w:r>
      <w:r>
        <w:rPr>
          <w:rStyle w:val="Textoennegrita"/>
        </w:rPr>
        <w:t>$2.00</w:t>
      </w:r>
      <w:r w:rsidR="001655A3">
        <w:rPr>
          <w:rStyle w:val="Textoennegrita"/>
        </w:rPr>
        <w:tab/>
      </w:r>
      <w:r w:rsidR="001655A3">
        <w:rPr>
          <w:rStyle w:val="Textoennegrita"/>
        </w:rPr>
        <w:tab/>
      </w:r>
      <w:r w:rsidR="001655A3">
        <w:rPr>
          <w:rStyle w:val="Textoennegrita"/>
        </w:rPr>
        <w:tab/>
        <w:t>Corona</w:t>
      </w:r>
      <w:r w:rsidR="001655A3">
        <w:t xml:space="preserve"> </w:t>
      </w:r>
      <w:r w:rsidR="001655A3">
        <w:rPr>
          <w:rStyle w:val="nfasis"/>
        </w:rPr>
        <w:t>(330 ml)</w:t>
      </w:r>
      <w:r w:rsidR="001655A3">
        <w:rPr>
          <w:rStyle w:val="nfasis"/>
        </w:rPr>
        <w:tab/>
      </w:r>
      <w:r w:rsidR="00B133A2">
        <w:rPr>
          <w:rStyle w:val="nfasis"/>
        </w:rPr>
        <w:tab/>
      </w:r>
      <w:r w:rsidR="001655A3">
        <w:t xml:space="preserve">— </w:t>
      </w:r>
      <w:r w:rsidR="00273396">
        <w:tab/>
      </w:r>
      <w:r w:rsidR="001655A3">
        <w:rPr>
          <w:rStyle w:val="Textoennegrita"/>
        </w:rPr>
        <w:t>$3.50</w:t>
      </w:r>
    </w:p>
    <w:p w:rsidR="005C17A4" w:rsidRDefault="008D7738" w:rsidP="00B133A2">
      <w:pPr>
        <w:pStyle w:val="NormalWeb"/>
        <w:spacing w:before="0" w:beforeAutospacing="0" w:after="0" w:afterAutospacing="0"/>
        <w:ind w:left="720"/>
      </w:pPr>
      <w:r>
        <w:t xml:space="preserve">Botella 1.35 litros </w:t>
      </w:r>
      <w:r w:rsidR="003B09B5">
        <w:tab/>
      </w:r>
      <w:r w:rsidR="00952240">
        <w:tab/>
      </w:r>
      <w:r>
        <w:t xml:space="preserve">— </w:t>
      </w:r>
      <w:r w:rsidR="005234A9">
        <w:tab/>
      </w:r>
      <w:r>
        <w:rPr>
          <w:rStyle w:val="Textoennegrita"/>
        </w:rPr>
        <w:t>$2.50</w:t>
      </w:r>
      <w:r w:rsidR="0024547C">
        <w:rPr>
          <w:rStyle w:val="Textoennegrita"/>
        </w:rPr>
        <w:tab/>
      </w:r>
      <w:r w:rsidR="005C17A4">
        <w:rPr>
          <w:rStyle w:val="Textoennegrita"/>
        </w:rPr>
        <w:tab/>
      </w:r>
      <w:r w:rsidR="005C17A4">
        <w:rPr>
          <w:rStyle w:val="Textoennegrita"/>
        </w:rPr>
        <w:tab/>
        <w:t>Heineken</w:t>
      </w:r>
      <w:r w:rsidR="005C17A4">
        <w:t xml:space="preserve"> </w:t>
      </w:r>
      <w:r w:rsidR="005C17A4">
        <w:rPr>
          <w:rStyle w:val="nfasis"/>
        </w:rPr>
        <w:t>(330 ml)</w:t>
      </w:r>
      <w:r w:rsidR="005C17A4">
        <w:rPr>
          <w:rStyle w:val="nfasis"/>
        </w:rPr>
        <w:tab/>
      </w:r>
      <w:r w:rsidR="00B133A2">
        <w:rPr>
          <w:rStyle w:val="nfasis"/>
        </w:rPr>
        <w:tab/>
      </w:r>
      <w:r w:rsidR="005C17A4">
        <w:t xml:space="preserve">— </w:t>
      </w:r>
      <w:r w:rsidR="00704977">
        <w:t xml:space="preserve">       </w:t>
      </w:r>
      <w:r w:rsidR="00B133A2" w:rsidRPr="00704977">
        <w:rPr>
          <w:rStyle w:val="Textoennegrita"/>
          <w:b w:val="0"/>
        </w:rPr>
        <w:t>$</w:t>
      </w:r>
      <w:r w:rsidR="00704977" w:rsidRPr="00704977">
        <w:rPr>
          <w:b/>
        </w:rPr>
        <w:t>3.00</w:t>
      </w:r>
    </w:p>
    <w:p w:rsidR="00B133A2" w:rsidRPr="005C17A4" w:rsidRDefault="008D7738" w:rsidP="00B133A2">
      <w:pPr>
        <w:pStyle w:val="NormalWeb"/>
        <w:spacing w:before="0" w:beforeAutospacing="0" w:after="0" w:afterAutospacing="0"/>
        <w:rPr>
          <w:rStyle w:val="Textoennegrita"/>
          <w:b w:val="0"/>
        </w:rPr>
      </w:pPr>
      <w:r>
        <w:rPr>
          <w:rStyle w:val="Textoennegrita"/>
        </w:rPr>
        <w:t>Agua Natural</w:t>
      </w:r>
      <w:r>
        <w:t xml:space="preserve"> </w:t>
      </w:r>
      <w:r>
        <w:rPr>
          <w:rStyle w:val="nfasis"/>
        </w:rPr>
        <w:t>(botella 600 ml)</w:t>
      </w:r>
      <w:r>
        <w:t xml:space="preserve"> </w:t>
      </w:r>
      <w:r w:rsidR="0024547C">
        <w:tab/>
      </w:r>
      <w:r>
        <w:t xml:space="preserve">— </w:t>
      </w:r>
      <w:r w:rsidR="005234A9">
        <w:tab/>
      </w:r>
      <w:r>
        <w:rPr>
          <w:rStyle w:val="Textoennegrita"/>
        </w:rPr>
        <w:t>$1.00</w:t>
      </w:r>
      <w:r w:rsidR="00B133A2">
        <w:rPr>
          <w:rStyle w:val="Textoennegrita"/>
        </w:rPr>
        <w:tab/>
      </w:r>
      <w:r w:rsidR="00B133A2">
        <w:rPr>
          <w:rStyle w:val="Textoennegrita"/>
        </w:rPr>
        <w:tab/>
      </w:r>
      <w:r w:rsidR="00B133A2">
        <w:rPr>
          <w:rStyle w:val="Textoennegrita"/>
        </w:rPr>
        <w:tab/>
      </w:r>
    </w:p>
    <w:p w:rsidR="008D7738" w:rsidRDefault="008D7738" w:rsidP="0024547C">
      <w:pPr>
        <w:pStyle w:val="NormalWeb"/>
        <w:spacing w:before="0" w:beforeAutospacing="0" w:after="0" w:afterAutospacing="0"/>
      </w:pPr>
      <w:r>
        <w:rPr>
          <w:rStyle w:val="Textoennegrita"/>
        </w:rPr>
        <w:t>Agua con Gas</w:t>
      </w:r>
      <w:r>
        <w:t xml:space="preserve"> </w:t>
      </w:r>
      <w:r>
        <w:rPr>
          <w:rStyle w:val="nfasis"/>
        </w:rPr>
        <w:t>(botella 500 ml)</w:t>
      </w:r>
      <w:r>
        <w:t xml:space="preserve"> </w:t>
      </w:r>
      <w:r w:rsidR="00952240">
        <w:tab/>
      </w:r>
      <w:r>
        <w:t xml:space="preserve">— </w:t>
      </w:r>
      <w:r w:rsidR="005234A9">
        <w:tab/>
      </w:r>
      <w:r>
        <w:rPr>
          <w:rStyle w:val="Textoennegrita"/>
        </w:rPr>
        <w:t>$1.00</w:t>
      </w:r>
      <w:r w:rsidR="0024547C">
        <w:rPr>
          <w:rStyle w:val="Textoennegrita"/>
        </w:rPr>
        <w:tab/>
      </w:r>
      <w:r w:rsidR="0024547C">
        <w:rPr>
          <w:rStyle w:val="Textoennegrita"/>
        </w:rPr>
        <w:tab/>
      </w:r>
      <w:r w:rsidR="00B133A2" w:rsidRPr="00CD42EA">
        <w:rPr>
          <w:rFonts w:ascii="Segoe UI Symbol" w:hAnsi="Segoe UI Symbol" w:cs="Segoe UI Symbol"/>
          <w:b/>
          <w:color w:val="E36C0A" w:themeColor="accent6" w:themeShade="BF"/>
        </w:rPr>
        <w:t>🍺</w:t>
      </w:r>
      <w:r w:rsidR="00B133A2" w:rsidRPr="00CD42EA">
        <w:rPr>
          <w:b/>
          <w:color w:val="E36C0A" w:themeColor="accent6" w:themeShade="BF"/>
        </w:rPr>
        <w:t xml:space="preserve"> </w:t>
      </w:r>
      <w:r w:rsidR="00264567">
        <w:rPr>
          <w:rFonts w:asciiTheme="minorHAnsi" w:hAnsiTheme="minorHAnsi"/>
          <w:b/>
          <w:color w:val="E36C0A" w:themeColor="accent6" w:themeShade="BF"/>
          <w:sz w:val="28"/>
          <w:u w:val="single"/>
        </w:rPr>
        <w:t xml:space="preserve">CERVEZA </w:t>
      </w:r>
      <w:r w:rsidR="00B133A2" w:rsidRPr="00CD42EA">
        <w:rPr>
          <w:rFonts w:asciiTheme="minorHAnsi" w:hAnsiTheme="minorHAnsi"/>
          <w:b/>
          <w:color w:val="E36C0A" w:themeColor="accent6" w:themeShade="BF"/>
          <w:sz w:val="28"/>
          <w:u w:val="single"/>
        </w:rPr>
        <w:t>ARTESANAL</w:t>
      </w:r>
      <w:r w:rsidR="0024547C">
        <w:rPr>
          <w:rStyle w:val="Textoennegrita"/>
        </w:rPr>
        <w:tab/>
      </w:r>
    </w:p>
    <w:p w:rsidR="008D7738" w:rsidRDefault="008D7738" w:rsidP="00B816C2">
      <w:pPr>
        <w:pStyle w:val="NormalWeb"/>
        <w:spacing w:before="0" w:beforeAutospacing="0" w:after="0" w:afterAutospacing="0"/>
      </w:pPr>
      <w:r>
        <w:rPr>
          <w:rStyle w:val="Textoennegrita"/>
        </w:rPr>
        <w:t>Energizante</w:t>
      </w:r>
      <w:r>
        <w:t xml:space="preserve"> </w:t>
      </w:r>
      <w:r>
        <w:rPr>
          <w:rStyle w:val="nfasis"/>
        </w:rPr>
        <w:t>(botella 330 ml)</w:t>
      </w:r>
      <w:r>
        <w:t xml:space="preserve"> </w:t>
      </w:r>
      <w:r w:rsidR="00952240">
        <w:tab/>
      </w:r>
      <w:r>
        <w:t xml:space="preserve">— </w:t>
      </w:r>
      <w:r w:rsidR="005234A9">
        <w:tab/>
      </w:r>
      <w:r>
        <w:rPr>
          <w:rStyle w:val="Textoennegrita"/>
        </w:rPr>
        <w:t>$1.25</w:t>
      </w:r>
      <w:r w:rsidR="00B133A2">
        <w:rPr>
          <w:rStyle w:val="Textoennegrita"/>
        </w:rPr>
        <w:tab/>
      </w:r>
      <w:r w:rsidR="00B133A2">
        <w:rPr>
          <w:rStyle w:val="Textoennegrita"/>
        </w:rPr>
        <w:tab/>
      </w:r>
      <w:r w:rsidR="00B133A2">
        <w:rPr>
          <w:rStyle w:val="Textoennegrita"/>
        </w:rPr>
        <w:tab/>
        <w:t>Luciana</w:t>
      </w:r>
      <w:r w:rsidR="00B133A2">
        <w:t xml:space="preserve"> </w:t>
      </w:r>
      <w:r w:rsidR="00704977">
        <w:rPr>
          <w:rStyle w:val="nfasis"/>
        </w:rPr>
        <w:t>(30</w:t>
      </w:r>
      <w:r w:rsidR="00B133A2">
        <w:rPr>
          <w:rStyle w:val="nfasis"/>
        </w:rPr>
        <w:t>0 ml)</w:t>
      </w:r>
      <w:r w:rsidR="00B133A2">
        <w:rPr>
          <w:rStyle w:val="nfasis"/>
        </w:rPr>
        <w:tab/>
      </w:r>
      <w:r w:rsidR="00B133A2">
        <w:rPr>
          <w:rStyle w:val="nfasis"/>
        </w:rPr>
        <w:tab/>
      </w:r>
      <w:r w:rsidR="00B133A2">
        <w:t xml:space="preserve">— </w:t>
      </w:r>
      <w:r w:rsidR="00B133A2">
        <w:tab/>
      </w:r>
      <w:r w:rsidR="00704977">
        <w:rPr>
          <w:rStyle w:val="Textoennegrita"/>
        </w:rPr>
        <w:t>$3.50</w:t>
      </w:r>
      <w:r w:rsidR="00517CBD">
        <w:rPr>
          <w:rStyle w:val="Textoennegrita"/>
        </w:rPr>
        <w:tab/>
      </w:r>
      <w:r w:rsidR="00517CBD">
        <w:rPr>
          <w:rStyle w:val="Textoennegrita"/>
        </w:rPr>
        <w:tab/>
      </w:r>
      <w:r w:rsidR="00517CBD">
        <w:rPr>
          <w:rStyle w:val="Textoennegrita"/>
        </w:rPr>
        <w:tab/>
      </w:r>
      <w:r w:rsidR="00517CBD">
        <w:rPr>
          <w:rStyle w:val="Textoennegrita"/>
        </w:rPr>
        <w:tab/>
      </w:r>
    </w:p>
    <w:p w:rsidR="008D7738" w:rsidRDefault="00F8598A" w:rsidP="00B816C2">
      <w:pPr>
        <w:spacing w:after="0" w:line="240" w:lineRule="auto"/>
      </w:pPr>
      <w:r>
        <w:pict>
          <v:rect id="_x0000_i1030" style="width:0;height:1.5pt" o:hralign="center" o:hrstd="t" o:hr="t" fillcolor="#a0a0a0" stroked="f"/>
        </w:pict>
      </w:r>
    </w:p>
    <w:p w:rsidR="005C17A4" w:rsidRDefault="00273396" w:rsidP="005C17A4">
      <w:pPr>
        <w:pStyle w:val="NormalWeb"/>
        <w:spacing w:before="0" w:beforeAutospacing="0" w:after="0" w:afterAutospacing="0"/>
      </w:pPr>
      <w:r w:rsidRPr="00273396">
        <w:rPr>
          <w:rStyle w:val="Textoennegrita"/>
          <w:rFonts w:asciiTheme="minorHAnsi" w:hAnsiTheme="minorHAnsi"/>
          <w:color w:val="0070C0"/>
          <w:sz w:val="28"/>
          <w:szCs w:val="28"/>
          <w:u w:val="single"/>
        </w:rPr>
        <w:t>SANGRÍA</w:t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>
        <w:rPr>
          <w:rStyle w:val="Textoennegrita"/>
          <w:rFonts w:asciiTheme="minorHAnsi" w:hAnsiTheme="minorHAnsi"/>
          <w:color w:val="0070C0"/>
          <w:sz w:val="28"/>
          <w:szCs w:val="28"/>
        </w:rPr>
        <w:tab/>
      </w:r>
      <w:r w:rsidR="00264567" w:rsidRPr="00BD78F6">
        <w:rPr>
          <w:rFonts w:ascii="Segoe UI Symbol" w:hAnsi="Segoe UI Symbol" w:cs="Segoe UI Symbol"/>
          <w:color w:val="0070C0"/>
        </w:rPr>
        <w:t>🍺</w:t>
      </w:r>
      <w:r w:rsidR="00264567" w:rsidRPr="00BF6B93">
        <w:rPr>
          <w:rStyle w:val="Textoennegrita"/>
          <w:rFonts w:asciiTheme="minorHAnsi" w:hAnsiTheme="minorHAnsi"/>
          <w:color w:val="0070C0"/>
          <w:sz w:val="28"/>
          <w:szCs w:val="28"/>
          <w:u w:val="single"/>
        </w:rPr>
        <w:t xml:space="preserve"> </w:t>
      </w:r>
      <w:r w:rsidR="005C17A4" w:rsidRPr="00BF6B93">
        <w:rPr>
          <w:rStyle w:val="Textoennegrita"/>
          <w:rFonts w:asciiTheme="minorHAnsi" w:hAnsiTheme="minorHAnsi"/>
          <w:color w:val="0070C0"/>
          <w:sz w:val="28"/>
          <w:szCs w:val="28"/>
          <w:u w:val="single"/>
        </w:rPr>
        <w:t>MICHELADA</w:t>
      </w:r>
      <w:r w:rsidR="005C17A4">
        <w:t xml:space="preserve"> </w:t>
      </w:r>
      <w:r w:rsidR="005C17A4">
        <w:rPr>
          <w:rStyle w:val="nfasis"/>
        </w:rPr>
        <w:t>(limón o maracuyá)</w:t>
      </w:r>
    </w:p>
    <w:p w:rsidR="007F48D8" w:rsidRDefault="007F48D8" w:rsidP="006D3D96">
      <w:pPr>
        <w:pStyle w:val="NormalWeb"/>
        <w:spacing w:before="0" w:beforeAutospacing="0" w:after="0" w:afterAutospacing="0"/>
        <w:ind w:left="720"/>
      </w:pPr>
      <w:r>
        <w:t xml:space="preserve">Copa </w:t>
      </w:r>
      <w:r>
        <w:tab/>
      </w:r>
      <w:r>
        <w:tab/>
      </w:r>
      <w:r>
        <w:tab/>
      </w:r>
      <w:r>
        <w:tab/>
        <w:t xml:space="preserve">—   </w:t>
      </w:r>
      <w:r w:rsidR="005234A9">
        <w:tab/>
      </w:r>
      <w:r>
        <w:rPr>
          <w:rStyle w:val="Textoennegrita"/>
        </w:rPr>
        <w:t>$6.00</w:t>
      </w:r>
      <w:r w:rsidR="005C17A4">
        <w:rPr>
          <w:rStyle w:val="Textoennegrita"/>
        </w:rPr>
        <w:tab/>
      </w:r>
      <w:r w:rsidR="005C17A4">
        <w:rPr>
          <w:rStyle w:val="Textoennegrita"/>
        </w:rPr>
        <w:tab/>
      </w:r>
      <w:r w:rsidR="005C17A4">
        <w:rPr>
          <w:rStyle w:val="Textoennegrita"/>
        </w:rPr>
        <w:tab/>
      </w:r>
      <w:r w:rsidR="005C17A4">
        <w:t xml:space="preserve">Pequeña </w:t>
      </w:r>
      <w:r w:rsidR="005C17A4">
        <w:tab/>
      </w:r>
      <w:r w:rsidR="005C17A4">
        <w:tab/>
      </w:r>
      <w:r w:rsidR="005C17A4">
        <w:tab/>
        <w:t xml:space="preserve">— </w:t>
      </w:r>
      <w:r w:rsidR="005C17A4">
        <w:tab/>
      </w:r>
      <w:r w:rsidR="005C17A4">
        <w:rPr>
          <w:rStyle w:val="Textoennegrita"/>
        </w:rPr>
        <w:t>$5.00</w:t>
      </w:r>
    </w:p>
    <w:p w:rsidR="007F48D8" w:rsidRDefault="007F48D8" w:rsidP="006D3D96">
      <w:pPr>
        <w:pStyle w:val="NormalWeb"/>
        <w:spacing w:before="0" w:beforeAutospacing="0" w:after="0" w:afterAutospacing="0"/>
        <w:ind w:left="720"/>
      </w:pPr>
      <w:r>
        <w:t>Jarra mediana</w:t>
      </w:r>
      <w:r>
        <w:tab/>
      </w:r>
      <w:r>
        <w:tab/>
      </w:r>
      <w:r>
        <w:tab/>
        <w:t xml:space="preserve">— </w:t>
      </w:r>
      <w:r w:rsidR="005234A9">
        <w:t xml:space="preserve">     </w:t>
      </w:r>
      <w:r>
        <w:rPr>
          <w:rStyle w:val="Textoennegrita"/>
        </w:rPr>
        <w:t>$12.50</w:t>
      </w:r>
      <w:r w:rsidR="005C17A4">
        <w:rPr>
          <w:rStyle w:val="Textoennegrita"/>
        </w:rPr>
        <w:tab/>
      </w:r>
      <w:r w:rsidR="005C17A4">
        <w:rPr>
          <w:rStyle w:val="Textoennegrita"/>
        </w:rPr>
        <w:tab/>
      </w:r>
      <w:r w:rsidR="005C17A4">
        <w:rPr>
          <w:rStyle w:val="Textoennegrita"/>
        </w:rPr>
        <w:tab/>
      </w:r>
      <w:r w:rsidR="005C17A4">
        <w:t xml:space="preserve">Grande </w:t>
      </w:r>
      <w:r w:rsidR="005C17A4">
        <w:tab/>
      </w:r>
      <w:r w:rsidR="005C17A4">
        <w:tab/>
      </w:r>
      <w:r w:rsidR="005C17A4">
        <w:tab/>
        <w:t xml:space="preserve">— </w:t>
      </w:r>
      <w:r w:rsidR="005C17A4">
        <w:tab/>
      </w:r>
      <w:r w:rsidR="005C17A4">
        <w:rPr>
          <w:rStyle w:val="Textoennegrita"/>
        </w:rPr>
        <w:t>$7.00</w:t>
      </w:r>
    </w:p>
    <w:p w:rsidR="0029630A" w:rsidRPr="005C17A4" w:rsidRDefault="007F48D8" w:rsidP="005C17A4">
      <w:pPr>
        <w:pStyle w:val="NormalWeb"/>
        <w:spacing w:before="0" w:beforeAutospacing="0" w:after="0" w:afterAutospacing="0"/>
        <w:ind w:left="720"/>
        <w:rPr>
          <w:b/>
          <w:bCs/>
        </w:rPr>
      </w:pPr>
      <w:r>
        <w:t xml:space="preserve">Jarra grande </w:t>
      </w:r>
      <w:r>
        <w:tab/>
      </w:r>
      <w:r>
        <w:tab/>
      </w:r>
      <w:r>
        <w:tab/>
        <w:t xml:space="preserve">— </w:t>
      </w:r>
      <w:r w:rsidR="005234A9">
        <w:t xml:space="preserve">     </w:t>
      </w:r>
      <w:r>
        <w:rPr>
          <w:rStyle w:val="Textoennegrita"/>
        </w:rPr>
        <w:t>$15.00</w:t>
      </w:r>
    </w:p>
    <w:sectPr w:rsidR="0029630A" w:rsidRPr="005C17A4" w:rsidSect="00407B77">
      <w:pgSz w:w="12240" w:h="15840"/>
      <w:pgMar w:top="709" w:right="616" w:bottom="568" w:left="851" w:header="720" w:footer="720" w:gutter="0"/>
      <w:cols w:space="720"/>
      <w:docGrid w:linePitch="360"/>
      <w:sectPrChange w:id="803" w:author="La Maravilla" w:date="2025-12-06T15:11:00Z">
        <w:sectPr w:rsidR="0029630A" w:rsidRPr="005C17A4" w:rsidSect="00407B77">
          <w:pgMar w:top="1440" w:right="1467" w:bottom="1440" w:left="180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98A" w:rsidRDefault="00F8598A" w:rsidP="00E83E80">
      <w:pPr>
        <w:spacing w:after="0" w:line="240" w:lineRule="auto"/>
      </w:pPr>
      <w:r>
        <w:separator/>
      </w:r>
    </w:p>
  </w:endnote>
  <w:endnote w:type="continuationSeparator" w:id="0">
    <w:p w:rsidR="00F8598A" w:rsidRDefault="00F8598A" w:rsidP="00E83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98A" w:rsidRDefault="00F8598A" w:rsidP="00E83E80">
      <w:pPr>
        <w:spacing w:after="0" w:line="240" w:lineRule="auto"/>
      </w:pPr>
      <w:r>
        <w:separator/>
      </w:r>
    </w:p>
  </w:footnote>
  <w:footnote w:type="continuationSeparator" w:id="0">
    <w:p w:rsidR="00F8598A" w:rsidRDefault="00F8598A" w:rsidP="00E83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53CA5"/>
    <w:multiLevelType w:val="hybridMultilevel"/>
    <w:tmpl w:val="D6B4319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14A52"/>
    <w:multiLevelType w:val="multilevel"/>
    <w:tmpl w:val="D9D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2691B"/>
    <w:multiLevelType w:val="hybridMultilevel"/>
    <w:tmpl w:val="83DAE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608D1"/>
    <w:multiLevelType w:val="multilevel"/>
    <w:tmpl w:val="CBC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87158"/>
    <w:multiLevelType w:val="multilevel"/>
    <w:tmpl w:val="365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44D3C"/>
    <w:multiLevelType w:val="multilevel"/>
    <w:tmpl w:val="820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51D87"/>
    <w:multiLevelType w:val="hybridMultilevel"/>
    <w:tmpl w:val="1916C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144DA"/>
    <w:multiLevelType w:val="multilevel"/>
    <w:tmpl w:val="88B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503EF"/>
    <w:multiLevelType w:val="multilevel"/>
    <w:tmpl w:val="51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D295B"/>
    <w:multiLevelType w:val="multilevel"/>
    <w:tmpl w:val="631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95825"/>
    <w:multiLevelType w:val="multilevel"/>
    <w:tmpl w:val="88B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55BD0"/>
    <w:multiLevelType w:val="multilevel"/>
    <w:tmpl w:val="13C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B71DB"/>
    <w:multiLevelType w:val="multilevel"/>
    <w:tmpl w:val="687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B51CC"/>
    <w:multiLevelType w:val="multilevel"/>
    <w:tmpl w:val="93B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67D25"/>
    <w:multiLevelType w:val="hybridMultilevel"/>
    <w:tmpl w:val="6B120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2"/>
  </w:num>
  <w:num w:numId="12">
    <w:abstractNumId w:val="14"/>
  </w:num>
  <w:num w:numId="13">
    <w:abstractNumId w:val="9"/>
  </w:num>
  <w:num w:numId="14">
    <w:abstractNumId w:val="15"/>
  </w:num>
  <w:num w:numId="15">
    <w:abstractNumId w:val="18"/>
  </w:num>
  <w:num w:numId="16">
    <w:abstractNumId w:val="21"/>
  </w:num>
  <w:num w:numId="17">
    <w:abstractNumId w:val="13"/>
  </w:num>
  <w:num w:numId="18">
    <w:abstractNumId w:val="19"/>
  </w:num>
  <w:num w:numId="19">
    <w:abstractNumId w:val="10"/>
  </w:num>
  <w:num w:numId="20">
    <w:abstractNumId w:val="17"/>
  </w:num>
  <w:num w:numId="21">
    <w:abstractNumId w:val="12"/>
  </w:num>
  <w:num w:numId="22">
    <w:abstractNumId w:val="20"/>
  </w:num>
  <w:num w:numId="23">
    <w:abstractNumId w:val="11"/>
  </w:num>
  <w:num w:numId="24">
    <w:abstractNumId w:val="16"/>
  </w:num>
  <w:num w:numId="25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a Maravilla">
    <w15:presenceInfo w15:providerId="None" w15:userId="La Maravil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1DF1"/>
    <w:rsid w:val="00033713"/>
    <w:rsid w:val="00034616"/>
    <w:rsid w:val="0006063C"/>
    <w:rsid w:val="0009202F"/>
    <w:rsid w:val="0009714E"/>
    <w:rsid w:val="000A1364"/>
    <w:rsid w:val="000C4BD6"/>
    <w:rsid w:val="0010737E"/>
    <w:rsid w:val="001102B6"/>
    <w:rsid w:val="001161F9"/>
    <w:rsid w:val="0012610F"/>
    <w:rsid w:val="0015074B"/>
    <w:rsid w:val="001655A3"/>
    <w:rsid w:val="00174579"/>
    <w:rsid w:val="001901FA"/>
    <w:rsid w:val="001A285F"/>
    <w:rsid w:val="001C357B"/>
    <w:rsid w:val="001D6DAF"/>
    <w:rsid w:val="00200F22"/>
    <w:rsid w:val="00207D79"/>
    <w:rsid w:val="0021025F"/>
    <w:rsid w:val="002114B0"/>
    <w:rsid w:val="0022358E"/>
    <w:rsid w:val="0024547C"/>
    <w:rsid w:val="0025451C"/>
    <w:rsid w:val="00264567"/>
    <w:rsid w:val="00270F42"/>
    <w:rsid w:val="00273396"/>
    <w:rsid w:val="002850BB"/>
    <w:rsid w:val="00286426"/>
    <w:rsid w:val="0029630A"/>
    <w:rsid w:val="0029639D"/>
    <w:rsid w:val="002A1A90"/>
    <w:rsid w:val="002A29AE"/>
    <w:rsid w:val="002B79EF"/>
    <w:rsid w:val="002C1C5B"/>
    <w:rsid w:val="002C5720"/>
    <w:rsid w:val="002D2A44"/>
    <w:rsid w:val="002E100A"/>
    <w:rsid w:val="002F10D5"/>
    <w:rsid w:val="00307E4A"/>
    <w:rsid w:val="00322BD9"/>
    <w:rsid w:val="00326F90"/>
    <w:rsid w:val="00340998"/>
    <w:rsid w:val="0034675C"/>
    <w:rsid w:val="003648E9"/>
    <w:rsid w:val="00385BE1"/>
    <w:rsid w:val="003945EB"/>
    <w:rsid w:val="003B09B5"/>
    <w:rsid w:val="003D6DEF"/>
    <w:rsid w:val="003D74AF"/>
    <w:rsid w:val="00407B2D"/>
    <w:rsid w:val="00407B77"/>
    <w:rsid w:val="0041532F"/>
    <w:rsid w:val="004257F7"/>
    <w:rsid w:val="00440DBF"/>
    <w:rsid w:val="00443287"/>
    <w:rsid w:val="00446978"/>
    <w:rsid w:val="00447BC1"/>
    <w:rsid w:val="00455BA6"/>
    <w:rsid w:val="00461FD0"/>
    <w:rsid w:val="00490444"/>
    <w:rsid w:val="004A1EFE"/>
    <w:rsid w:val="004A6339"/>
    <w:rsid w:val="004B62AE"/>
    <w:rsid w:val="004C622A"/>
    <w:rsid w:val="004E3A1A"/>
    <w:rsid w:val="004E6BCF"/>
    <w:rsid w:val="004F4AA9"/>
    <w:rsid w:val="0051269C"/>
    <w:rsid w:val="00516BD7"/>
    <w:rsid w:val="00517CBD"/>
    <w:rsid w:val="005234A9"/>
    <w:rsid w:val="00542AA5"/>
    <w:rsid w:val="00552BC7"/>
    <w:rsid w:val="00562281"/>
    <w:rsid w:val="00565EDE"/>
    <w:rsid w:val="00571B47"/>
    <w:rsid w:val="005A3A04"/>
    <w:rsid w:val="005B22E1"/>
    <w:rsid w:val="005C17A4"/>
    <w:rsid w:val="005C4357"/>
    <w:rsid w:val="006079FD"/>
    <w:rsid w:val="006142EC"/>
    <w:rsid w:val="00622F4D"/>
    <w:rsid w:val="0063098D"/>
    <w:rsid w:val="00631F9C"/>
    <w:rsid w:val="00636E5B"/>
    <w:rsid w:val="00642720"/>
    <w:rsid w:val="00645996"/>
    <w:rsid w:val="00645E5C"/>
    <w:rsid w:val="0065588B"/>
    <w:rsid w:val="00667A3C"/>
    <w:rsid w:val="00671175"/>
    <w:rsid w:val="00673890"/>
    <w:rsid w:val="00684E13"/>
    <w:rsid w:val="006A0D5E"/>
    <w:rsid w:val="006A2846"/>
    <w:rsid w:val="006B10E4"/>
    <w:rsid w:val="006B40F5"/>
    <w:rsid w:val="006D1821"/>
    <w:rsid w:val="006D3D96"/>
    <w:rsid w:val="006F4949"/>
    <w:rsid w:val="0070317F"/>
    <w:rsid w:val="00704977"/>
    <w:rsid w:val="00707D0D"/>
    <w:rsid w:val="00707D1D"/>
    <w:rsid w:val="00707DB7"/>
    <w:rsid w:val="0071422A"/>
    <w:rsid w:val="00731014"/>
    <w:rsid w:val="00743749"/>
    <w:rsid w:val="0074596C"/>
    <w:rsid w:val="00751367"/>
    <w:rsid w:val="00760278"/>
    <w:rsid w:val="00760366"/>
    <w:rsid w:val="00775406"/>
    <w:rsid w:val="00791C1F"/>
    <w:rsid w:val="007B045B"/>
    <w:rsid w:val="007B64F1"/>
    <w:rsid w:val="007E0350"/>
    <w:rsid w:val="007E0C95"/>
    <w:rsid w:val="007E49EC"/>
    <w:rsid w:val="007E6A33"/>
    <w:rsid w:val="007F48D8"/>
    <w:rsid w:val="0081380A"/>
    <w:rsid w:val="008161E4"/>
    <w:rsid w:val="00827CAD"/>
    <w:rsid w:val="0083606C"/>
    <w:rsid w:val="00843C66"/>
    <w:rsid w:val="00844382"/>
    <w:rsid w:val="00847CD5"/>
    <w:rsid w:val="0085326A"/>
    <w:rsid w:val="00860294"/>
    <w:rsid w:val="00865AD8"/>
    <w:rsid w:val="00867517"/>
    <w:rsid w:val="008705AF"/>
    <w:rsid w:val="00885FF7"/>
    <w:rsid w:val="0089053F"/>
    <w:rsid w:val="0089434B"/>
    <w:rsid w:val="00896AD2"/>
    <w:rsid w:val="008C7F3E"/>
    <w:rsid w:val="008D7738"/>
    <w:rsid w:val="008E4DD7"/>
    <w:rsid w:val="008E510A"/>
    <w:rsid w:val="00911FAE"/>
    <w:rsid w:val="00933419"/>
    <w:rsid w:val="00952240"/>
    <w:rsid w:val="0095233B"/>
    <w:rsid w:val="00963FFC"/>
    <w:rsid w:val="00977D50"/>
    <w:rsid w:val="00983BCD"/>
    <w:rsid w:val="009946CC"/>
    <w:rsid w:val="00995462"/>
    <w:rsid w:val="009A1943"/>
    <w:rsid w:val="00A111E4"/>
    <w:rsid w:val="00A21D0B"/>
    <w:rsid w:val="00A30C7B"/>
    <w:rsid w:val="00A374D7"/>
    <w:rsid w:val="00A51621"/>
    <w:rsid w:val="00A54A44"/>
    <w:rsid w:val="00A63E9A"/>
    <w:rsid w:val="00A75276"/>
    <w:rsid w:val="00A8169A"/>
    <w:rsid w:val="00A828A4"/>
    <w:rsid w:val="00A909D1"/>
    <w:rsid w:val="00A92145"/>
    <w:rsid w:val="00A93B6D"/>
    <w:rsid w:val="00A93D46"/>
    <w:rsid w:val="00AA1D8D"/>
    <w:rsid w:val="00AC1C12"/>
    <w:rsid w:val="00AC3529"/>
    <w:rsid w:val="00AD35D0"/>
    <w:rsid w:val="00AD5816"/>
    <w:rsid w:val="00AD675F"/>
    <w:rsid w:val="00B01242"/>
    <w:rsid w:val="00B11622"/>
    <w:rsid w:val="00B133A2"/>
    <w:rsid w:val="00B17218"/>
    <w:rsid w:val="00B357AD"/>
    <w:rsid w:val="00B47730"/>
    <w:rsid w:val="00B61C82"/>
    <w:rsid w:val="00B6416F"/>
    <w:rsid w:val="00B754D6"/>
    <w:rsid w:val="00B816C2"/>
    <w:rsid w:val="00BC30DA"/>
    <w:rsid w:val="00BD06A0"/>
    <w:rsid w:val="00BD78F6"/>
    <w:rsid w:val="00BE36EC"/>
    <w:rsid w:val="00BE77EC"/>
    <w:rsid w:val="00BF6B93"/>
    <w:rsid w:val="00C05D12"/>
    <w:rsid w:val="00C35218"/>
    <w:rsid w:val="00C40533"/>
    <w:rsid w:val="00C40553"/>
    <w:rsid w:val="00C43213"/>
    <w:rsid w:val="00C920DD"/>
    <w:rsid w:val="00CA354E"/>
    <w:rsid w:val="00CB0664"/>
    <w:rsid w:val="00CC1FE5"/>
    <w:rsid w:val="00CC405A"/>
    <w:rsid w:val="00CD42EA"/>
    <w:rsid w:val="00D17CE7"/>
    <w:rsid w:val="00D20FC8"/>
    <w:rsid w:val="00D26E1C"/>
    <w:rsid w:val="00D3373E"/>
    <w:rsid w:val="00D341E6"/>
    <w:rsid w:val="00D60B73"/>
    <w:rsid w:val="00D726E3"/>
    <w:rsid w:val="00D8354B"/>
    <w:rsid w:val="00D85D45"/>
    <w:rsid w:val="00D91140"/>
    <w:rsid w:val="00DC29FA"/>
    <w:rsid w:val="00DD0FC6"/>
    <w:rsid w:val="00DE6303"/>
    <w:rsid w:val="00DF3410"/>
    <w:rsid w:val="00DF4D32"/>
    <w:rsid w:val="00E0494E"/>
    <w:rsid w:val="00E205EF"/>
    <w:rsid w:val="00E215DE"/>
    <w:rsid w:val="00E310A4"/>
    <w:rsid w:val="00E351B9"/>
    <w:rsid w:val="00E455F5"/>
    <w:rsid w:val="00E52672"/>
    <w:rsid w:val="00E55C60"/>
    <w:rsid w:val="00E81513"/>
    <w:rsid w:val="00E83E80"/>
    <w:rsid w:val="00EA495C"/>
    <w:rsid w:val="00EB4F76"/>
    <w:rsid w:val="00EC07D8"/>
    <w:rsid w:val="00EC1EAB"/>
    <w:rsid w:val="00EC2454"/>
    <w:rsid w:val="00EC3387"/>
    <w:rsid w:val="00EC5652"/>
    <w:rsid w:val="00EC5EF7"/>
    <w:rsid w:val="00EC7B3A"/>
    <w:rsid w:val="00ED1EBB"/>
    <w:rsid w:val="00EE3F39"/>
    <w:rsid w:val="00EF1EC5"/>
    <w:rsid w:val="00F15F8C"/>
    <w:rsid w:val="00F175B9"/>
    <w:rsid w:val="00F22003"/>
    <w:rsid w:val="00F248B3"/>
    <w:rsid w:val="00F24C01"/>
    <w:rsid w:val="00F329DE"/>
    <w:rsid w:val="00F42D21"/>
    <w:rsid w:val="00F43B8C"/>
    <w:rsid w:val="00F474F2"/>
    <w:rsid w:val="00F55C05"/>
    <w:rsid w:val="00F60A0C"/>
    <w:rsid w:val="00F8598A"/>
    <w:rsid w:val="00F86ECD"/>
    <w:rsid w:val="00F9158A"/>
    <w:rsid w:val="00FA1FC0"/>
    <w:rsid w:val="00FB5A9B"/>
    <w:rsid w:val="00FC693F"/>
    <w:rsid w:val="00FC7AFA"/>
    <w:rsid w:val="00FD4C0D"/>
    <w:rsid w:val="00FF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B1C246-5C55-4F0B-B5DC-397C51C2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352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52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75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55B958-D5EE-490B-B596-BF67B581E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1486</Words>
  <Characters>8476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CsE</cp:lastModifiedBy>
  <cp:revision>2</cp:revision>
  <cp:lastPrinted>2026-05-12T01:50:00Z</cp:lastPrinted>
  <dcterms:created xsi:type="dcterms:W3CDTF">2026-06-24T21:00:00Z</dcterms:created>
  <dcterms:modified xsi:type="dcterms:W3CDTF">2026-06-24T21:00:00Z</dcterms:modified>
  <cp:category/>
</cp:coreProperties>
</file>